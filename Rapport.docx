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3EA2E"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LITZLER Marco</w:t>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p>
    <w:p w14:paraId="559BC4F8"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DE ABREU Quentin</w:t>
      </w:r>
    </w:p>
    <w:p w14:paraId="53E04B43" w14:textId="77777777"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ROLLAND Julia</w:t>
      </w:r>
    </w:p>
    <w:p w14:paraId="5EB43C21" w14:textId="5E953878" w:rsidR="004B633E" w:rsidRPr="00AC29E8" w:rsidRDefault="004B633E" w:rsidP="00AC29E8">
      <w:pPr>
        <w:spacing w:after="240"/>
        <w:jc w:val="both"/>
        <w:rPr>
          <w:rFonts w:eastAsia="Times New Roman" w:cs="Times New Roman"/>
        </w:rPr>
      </w:pP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p>
    <w:p w14:paraId="5C5C2F05" w14:textId="53F71422" w:rsidR="004B633E" w:rsidRPr="00AC29E8" w:rsidRDefault="004B633E" w:rsidP="003616B4">
      <w:pPr>
        <w:pStyle w:val="Titre"/>
        <w:jc w:val="center"/>
        <w:rPr>
          <w:rFonts w:eastAsia="Times New Roman" w:cs="Times New Roman"/>
        </w:rPr>
      </w:pPr>
      <w:r w:rsidRPr="00AC29E8">
        <w:rPr>
          <w:rFonts w:eastAsia="Times New Roman"/>
        </w:rPr>
        <w:t xml:space="preserve">Rapport Projet gl52 </w:t>
      </w:r>
      <w:r w:rsidRPr="00AC29E8">
        <w:rPr>
          <w:rFonts w:eastAsia="Times New Roman"/>
        </w:rPr>
        <w:br/>
        <w:t>Prototype Gestion Magasin ÉlectromÉnagÉ</w:t>
      </w:r>
    </w:p>
    <w:p w14:paraId="5784AF20" w14:textId="5AD377CF" w:rsidR="004B633E" w:rsidRPr="00AC29E8" w:rsidRDefault="004B633E" w:rsidP="00AC29E8">
      <w:pPr>
        <w:spacing w:after="240"/>
        <w:jc w:val="both"/>
        <w:rPr>
          <w:rFonts w:eastAsia="Times New Roman" w:cs="Times New Roman"/>
        </w:rPr>
      </w:pP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r w:rsidRPr="00AC29E8">
        <w:rPr>
          <w:rFonts w:eastAsia="Times New Roman" w:cs="Times New Roman"/>
        </w:rPr>
        <w:br/>
      </w:r>
    </w:p>
    <w:p w14:paraId="183F5670" w14:textId="4177EA14"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UV GL52</w:t>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t xml:space="preserve">           P21</w:t>
      </w:r>
    </w:p>
    <w:p w14:paraId="469206E7" w14:textId="77777777" w:rsidR="004B633E" w:rsidRPr="00AC29E8" w:rsidRDefault="004B633E" w:rsidP="00AC29E8">
      <w:pPr>
        <w:jc w:val="both"/>
        <w:rPr>
          <w:rFonts w:ascii="Arial" w:eastAsia="Times New Roman" w:hAnsi="Arial" w:cs="Arial"/>
          <w:color w:val="000000"/>
          <w:sz w:val="22"/>
          <w:szCs w:val="22"/>
        </w:rPr>
      </w:pPr>
      <w:r w:rsidRPr="00AC29E8">
        <w:rPr>
          <w:rFonts w:ascii="Arial" w:eastAsia="Times New Roman" w:hAnsi="Arial" w:cs="Arial"/>
          <w:color w:val="000000"/>
          <w:sz w:val="22"/>
          <w:szCs w:val="22"/>
        </w:rPr>
        <w:t>Professeur :</w:t>
      </w:r>
      <w:r w:rsidRPr="00AC29E8">
        <w:rPr>
          <w:rFonts w:ascii="Arial" w:eastAsia="Times New Roman" w:hAnsi="Arial" w:cs="Arial"/>
          <w:color w:val="000000"/>
          <w:sz w:val="22"/>
          <w:szCs w:val="22"/>
        </w:rPr>
        <w:tab/>
        <w:t>Abderrafiaa Koukam</w:t>
      </w:r>
    </w:p>
    <w:p w14:paraId="3729E088" w14:textId="58DE0189" w:rsidR="004B633E" w:rsidRPr="00AC29E8" w:rsidRDefault="00C1463C" w:rsidP="00AC29E8">
      <w:pPr>
        <w:jc w:val="both"/>
        <w:rPr>
          <w:rFonts w:ascii="Arial" w:eastAsia="Times New Roman" w:hAnsi="Arial" w:cs="Arial"/>
          <w:color w:val="000000"/>
          <w:sz w:val="22"/>
          <w:szCs w:val="22"/>
        </w:rPr>
      </w:pPr>
      <w:r>
        <w:rPr>
          <w:rFonts w:ascii="Arial" w:eastAsia="Times New Roman" w:hAnsi="Arial" w:cs="Arial"/>
          <w:noProof/>
          <w:color w:val="000000"/>
          <w:sz w:val="22"/>
          <w:szCs w:val="22"/>
        </w:rPr>
        <w:lastRenderedPageBreak/>
        <mc:AlternateContent>
          <mc:Choice Requires="wps">
            <w:drawing>
              <wp:anchor distT="0" distB="0" distL="114300" distR="114300" simplePos="0" relativeHeight="251662336" behindDoc="0" locked="0" layoutInCell="1" allowOverlap="1" wp14:anchorId="57EDD0D1" wp14:editId="54F1B3A6">
                <wp:simplePos x="0" y="0"/>
                <wp:positionH relativeFrom="column">
                  <wp:posOffset>-495300</wp:posOffset>
                </wp:positionH>
                <wp:positionV relativeFrom="paragraph">
                  <wp:posOffset>-666750</wp:posOffset>
                </wp:positionV>
                <wp:extent cx="6638925" cy="619125"/>
                <wp:effectExtent l="0" t="0" r="9525" b="9525"/>
                <wp:wrapNone/>
                <wp:docPr id="15" name="Rectangle 15"/>
                <wp:cNvGraphicFramePr/>
                <a:graphic xmlns:a="http://schemas.openxmlformats.org/drawingml/2006/main">
                  <a:graphicData uri="http://schemas.microsoft.com/office/word/2010/wordprocessingShape">
                    <wps:wsp>
                      <wps:cNvSpPr/>
                      <wps:spPr>
                        <a:xfrm>
                          <a:off x="0" y="0"/>
                          <a:ext cx="6638925" cy="6191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A37463" id="Rectangle 15" o:spid="_x0000_s1026" style="position:absolute;margin-left:-39pt;margin-top:-52.5pt;width:522.75pt;height:4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" fillcolor="white [3212]" stroked="f" strokeweight="2pt"/>
            </w:pict>
          </mc:Fallback>
        </mc:AlternateContent>
      </w:r>
      <w:r w:rsidR="000C4298">
        <w:rPr>
          <w:rFonts w:ascii="Arial" w:eastAsia="Times New Roman" w:hAnsi="Arial" w:cs="Arial"/>
          <w:noProof/>
          <w:color w:val="000000"/>
          <w:sz w:val="22"/>
          <w:szCs w:val="22"/>
        </w:rPr>
        <mc:AlternateContent>
          <mc:Choice Requires="wps">
            <w:drawing>
              <wp:anchor distT="0" distB="0" distL="114300" distR="114300" simplePos="0" relativeHeight="251661312" behindDoc="0" locked="0" layoutInCell="1" allowOverlap="1" wp14:anchorId="2787FB99" wp14:editId="74DB6585">
                <wp:simplePos x="0" y="0"/>
                <wp:positionH relativeFrom="column">
                  <wp:posOffset>5067300</wp:posOffset>
                </wp:positionH>
                <wp:positionV relativeFrom="paragraph">
                  <wp:posOffset>8991600</wp:posOffset>
                </wp:positionV>
                <wp:extent cx="1152525" cy="771525"/>
                <wp:effectExtent l="0" t="0" r="9525" b="9525"/>
                <wp:wrapNone/>
                <wp:docPr id="14" name="Rectangle 14"/>
                <wp:cNvGraphicFramePr/>
                <a:graphic xmlns:a="http://schemas.openxmlformats.org/drawingml/2006/main">
                  <a:graphicData uri="http://schemas.microsoft.com/office/word/2010/wordprocessingShape">
                    <wps:wsp>
                      <wps:cNvSpPr/>
                      <wps:spPr>
                        <a:xfrm>
                          <a:off x="0" y="0"/>
                          <a:ext cx="1152525" cy="7715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EA7AE" id="Rectangle 14" o:spid="_x0000_s1026" style="position:absolute;margin-left:399pt;margin-top:708pt;width:90.75pt;height:60.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" fillcolor="white [3212]" stroked="f" strokeweight="2pt"/>
            </w:pict>
          </mc:Fallback>
        </mc:AlternateContent>
      </w:r>
      <w:r w:rsidR="004B633E" w:rsidRPr="00AC29E8">
        <w:rPr>
          <w:rFonts w:ascii="Arial" w:eastAsia="Times New Roman" w:hAnsi="Arial" w:cs="Arial"/>
          <w:color w:val="000000"/>
          <w:sz w:val="22"/>
          <w:szCs w:val="22"/>
        </w:rPr>
        <w:br w:type="page"/>
      </w:r>
    </w:p>
    <w:sdt>
      <w:sdtPr>
        <w:rPr>
          <w:caps w:val="0"/>
          <w:color w:val="auto"/>
          <w:spacing w:val="0"/>
          <w:sz w:val="24"/>
          <w:szCs w:val="20"/>
        </w:rPr>
        <w:id w:val="902114017"/>
        <w:docPartObj>
          <w:docPartGallery w:val="Table of Contents"/>
          <w:docPartUnique/>
        </w:docPartObj>
      </w:sdtPr>
      <w:sdtEndPr>
        <w:rPr>
          <w:b/>
          <w:bCs/>
        </w:rPr>
      </w:sdtEndPr>
      <w:sdtContent>
        <w:p w14:paraId="5BFFC3DE" w14:textId="14A44A39" w:rsidR="004B633E" w:rsidRPr="00AC29E8" w:rsidRDefault="004B633E" w:rsidP="00AC29E8">
          <w:pPr>
            <w:pStyle w:val="En-ttedetabledesmatires"/>
            <w:jc w:val="both"/>
          </w:pPr>
          <w:r w:rsidRPr="00AC29E8">
            <w:t>Table des matières</w:t>
          </w:r>
        </w:p>
        <w:p w14:paraId="7C86B7A8" w14:textId="0AA81A09" w:rsidR="00AF6F9C" w:rsidRDefault="004B633E">
          <w:pPr>
            <w:pStyle w:val="TM1"/>
            <w:tabs>
              <w:tab w:val="left" w:pos="480"/>
              <w:tab w:val="right" w:leader="dot" w:pos="9016"/>
            </w:tabs>
            <w:rPr>
              <w:noProof/>
              <w:sz w:val="22"/>
              <w:szCs w:val="22"/>
              <w:lang w:eastAsia="fr-FR"/>
            </w:rPr>
          </w:pPr>
          <w:r w:rsidRPr="00AC29E8">
            <w:fldChar w:fldCharType="begin"/>
          </w:r>
          <w:r w:rsidRPr="00AC29E8">
            <w:instrText xml:space="preserve"> TOC \o "1-3" \h \z \u </w:instrText>
          </w:r>
          <w:r w:rsidRPr="00AC29E8">
            <w:fldChar w:fldCharType="separate"/>
          </w:r>
          <w:hyperlink w:anchor="_Toc74821984" w:history="1">
            <w:r w:rsidR="00AF6F9C" w:rsidRPr="00CB5E27">
              <w:rPr>
                <w:rStyle w:val="Lienhypertexte"/>
                <w:noProof/>
              </w:rPr>
              <w:t>1-</w:t>
            </w:r>
            <w:r w:rsidR="00AF6F9C">
              <w:rPr>
                <w:noProof/>
                <w:sz w:val="22"/>
                <w:szCs w:val="22"/>
                <w:lang w:eastAsia="fr-FR"/>
              </w:rPr>
              <w:tab/>
            </w:r>
            <w:r w:rsidR="00AF6F9C" w:rsidRPr="00CB5E27">
              <w:rPr>
                <w:rStyle w:val="Lienhypertexte"/>
                <w:noProof/>
              </w:rPr>
              <w:t>Introduction</w:t>
            </w:r>
            <w:r w:rsidR="00AF6F9C">
              <w:rPr>
                <w:noProof/>
                <w:webHidden/>
              </w:rPr>
              <w:tab/>
            </w:r>
            <w:r w:rsidR="00AF6F9C">
              <w:rPr>
                <w:noProof/>
                <w:webHidden/>
              </w:rPr>
              <w:fldChar w:fldCharType="begin"/>
            </w:r>
            <w:r w:rsidR="00AF6F9C">
              <w:rPr>
                <w:noProof/>
                <w:webHidden/>
              </w:rPr>
              <w:instrText xml:space="preserve"> PAGEREF _Toc74821984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5740AF6D" w14:textId="1240956C" w:rsidR="00AF6F9C" w:rsidRDefault="00BB0163">
          <w:pPr>
            <w:pStyle w:val="TM2"/>
            <w:tabs>
              <w:tab w:val="right" w:leader="dot" w:pos="9016"/>
            </w:tabs>
            <w:rPr>
              <w:noProof/>
              <w:sz w:val="22"/>
              <w:szCs w:val="22"/>
              <w:lang w:eastAsia="fr-FR"/>
            </w:rPr>
          </w:pPr>
          <w:hyperlink w:anchor="_Toc74821985" w:history="1">
            <w:r w:rsidR="00AF6F9C" w:rsidRPr="00CB5E27">
              <w:rPr>
                <w:rStyle w:val="Lienhypertexte"/>
                <w:noProof/>
              </w:rPr>
              <w:t>Buts et destinataires</w:t>
            </w:r>
            <w:r w:rsidR="00AF6F9C">
              <w:rPr>
                <w:noProof/>
                <w:webHidden/>
              </w:rPr>
              <w:tab/>
            </w:r>
            <w:r w:rsidR="00AF6F9C">
              <w:rPr>
                <w:noProof/>
                <w:webHidden/>
              </w:rPr>
              <w:fldChar w:fldCharType="begin"/>
            </w:r>
            <w:r w:rsidR="00AF6F9C">
              <w:rPr>
                <w:noProof/>
                <w:webHidden/>
              </w:rPr>
              <w:instrText xml:space="preserve"> PAGEREF _Toc74821985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6796CB20" w14:textId="668094D3" w:rsidR="00AF6F9C" w:rsidRDefault="00BB0163">
          <w:pPr>
            <w:pStyle w:val="TM2"/>
            <w:tabs>
              <w:tab w:val="right" w:leader="dot" w:pos="9016"/>
            </w:tabs>
            <w:rPr>
              <w:noProof/>
              <w:sz w:val="22"/>
              <w:szCs w:val="22"/>
              <w:lang w:eastAsia="fr-FR"/>
            </w:rPr>
          </w:pPr>
          <w:hyperlink w:anchor="_Toc74821986" w:history="1">
            <w:r w:rsidR="00AF6F9C" w:rsidRPr="00CB5E27">
              <w:rPr>
                <w:rStyle w:val="Lienhypertexte"/>
                <w:noProof/>
              </w:rPr>
              <w:t>Présentations générale du document</w:t>
            </w:r>
            <w:r w:rsidR="00AF6F9C">
              <w:rPr>
                <w:noProof/>
                <w:webHidden/>
              </w:rPr>
              <w:tab/>
            </w:r>
            <w:r w:rsidR="00AF6F9C">
              <w:rPr>
                <w:noProof/>
                <w:webHidden/>
              </w:rPr>
              <w:fldChar w:fldCharType="begin"/>
            </w:r>
            <w:r w:rsidR="00AF6F9C">
              <w:rPr>
                <w:noProof/>
                <w:webHidden/>
              </w:rPr>
              <w:instrText xml:space="preserve"> PAGEREF _Toc74821986 \h </w:instrText>
            </w:r>
            <w:r w:rsidR="00AF6F9C">
              <w:rPr>
                <w:noProof/>
                <w:webHidden/>
              </w:rPr>
            </w:r>
            <w:r w:rsidR="00AF6F9C">
              <w:rPr>
                <w:noProof/>
                <w:webHidden/>
              </w:rPr>
              <w:fldChar w:fldCharType="separate"/>
            </w:r>
            <w:r w:rsidR="00AF6F9C">
              <w:rPr>
                <w:noProof/>
                <w:webHidden/>
              </w:rPr>
              <w:t>6</w:t>
            </w:r>
            <w:r w:rsidR="00AF6F9C">
              <w:rPr>
                <w:noProof/>
                <w:webHidden/>
              </w:rPr>
              <w:fldChar w:fldCharType="end"/>
            </w:r>
          </w:hyperlink>
        </w:p>
        <w:p w14:paraId="1EFB855C" w14:textId="0E18617E" w:rsidR="00AF6F9C" w:rsidRDefault="00BB0163">
          <w:pPr>
            <w:pStyle w:val="TM1"/>
            <w:tabs>
              <w:tab w:val="left" w:pos="480"/>
              <w:tab w:val="right" w:leader="dot" w:pos="9016"/>
            </w:tabs>
            <w:rPr>
              <w:noProof/>
              <w:sz w:val="22"/>
              <w:szCs w:val="22"/>
              <w:lang w:eastAsia="fr-FR"/>
            </w:rPr>
          </w:pPr>
          <w:hyperlink w:anchor="_Toc74821987" w:history="1">
            <w:r w:rsidR="00AF6F9C" w:rsidRPr="00CB5E27">
              <w:rPr>
                <w:rStyle w:val="Lienhypertexte"/>
                <w:noProof/>
              </w:rPr>
              <w:t>2-</w:t>
            </w:r>
            <w:r w:rsidR="00AF6F9C">
              <w:rPr>
                <w:noProof/>
                <w:sz w:val="22"/>
                <w:szCs w:val="22"/>
                <w:lang w:eastAsia="fr-FR"/>
              </w:rPr>
              <w:tab/>
            </w:r>
            <w:r w:rsidR="00AF6F9C" w:rsidRPr="00CB5E27">
              <w:rPr>
                <w:rStyle w:val="Lienhypertexte"/>
                <w:noProof/>
              </w:rPr>
              <w:t>Description générale</w:t>
            </w:r>
            <w:r w:rsidR="00AF6F9C">
              <w:rPr>
                <w:noProof/>
                <w:webHidden/>
              </w:rPr>
              <w:tab/>
            </w:r>
            <w:r w:rsidR="00AF6F9C">
              <w:rPr>
                <w:noProof/>
                <w:webHidden/>
              </w:rPr>
              <w:fldChar w:fldCharType="begin"/>
            </w:r>
            <w:r w:rsidR="00AF6F9C">
              <w:rPr>
                <w:noProof/>
                <w:webHidden/>
              </w:rPr>
              <w:instrText xml:space="preserve"> PAGEREF _Toc74821987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3237E221" w14:textId="613E7FDB" w:rsidR="00AF6F9C" w:rsidRDefault="00BB0163">
          <w:pPr>
            <w:pStyle w:val="TM2"/>
            <w:tabs>
              <w:tab w:val="right" w:leader="dot" w:pos="9016"/>
            </w:tabs>
            <w:rPr>
              <w:noProof/>
              <w:sz w:val="22"/>
              <w:szCs w:val="22"/>
              <w:lang w:eastAsia="fr-FR"/>
            </w:rPr>
          </w:pPr>
          <w:hyperlink w:anchor="_Toc74821988" w:history="1">
            <w:r w:rsidR="00AF6F9C" w:rsidRPr="00CB5E27">
              <w:rPr>
                <w:rStyle w:val="Lienhypertexte"/>
                <w:noProof/>
              </w:rPr>
              <w:t>Environnement ou contexte du système</w:t>
            </w:r>
            <w:r w:rsidR="00AF6F9C">
              <w:rPr>
                <w:noProof/>
                <w:webHidden/>
              </w:rPr>
              <w:tab/>
            </w:r>
            <w:r w:rsidR="00AF6F9C">
              <w:rPr>
                <w:noProof/>
                <w:webHidden/>
              </w:rPr>
              <w:fldChar w:fldCharType="begin"/>
            </w:r>
            <w:r w:rsidR="00AF6F9C">
              <w:rPr>
                <w:noProof/>
                <w:webHidden/>
              </w:rPr>
              <w:instrText xml:space="preserve"> PAGEREF _Toc74821988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24EADF4F" w14:textId="4498C49A" w:rsidR="00AF6F9C" w:rsidRDefault="00BB0163">
          <w:pPr>
            <w:pStyle w:val="TM3"/>
            <w:tabs>
              <w:tab w:val="right" w:leader="dot" w:pos="9016"/>
            </w:tabs>
            <w:rPr>
              <w:noProof/>
              <w:sz w:val="22"/>
              <w:szCs w:val="22"/>
              <w:lang w:eastAsia="fr-FR"/>
            </w:rPr>
          </w:pPr>
          <w:hyperlink w:anchor="_Toc74821989" w:history="1">
            <w:r w:rsidR="00AF6F9C" w:rsidRPr="00CB5E27">
              <w:rPr>
                <w:rStyle w:val="Lienhypertexte"/>
                <w:rFonts w:eastAsia="Times New Roman"/>
                <w:noProof/>
                <w:lang w:eastAsia="fr-FR"/>
              </w:rPr>
              <w:t>Contexte : Spécification en langage naturel</w:t>
            </w:r>
            <w:r w:rsidR="00AF6F9C">
              <w:rPr>
                <w:noProof/>
                <w:webHidden/>
              </w:rPr>
              <w:tab/>
            </w:r>
            <w:r w:rsidR="00AF6F9C">
              <w:rPr>
                <w:noProof/>
                <w:webHidden/>
              </w:rPr>
              <w:fldChar w:fldCharType="begin"/>
            </w:r>
            <w:r w:rsidR="00AF6F9C">
              <w:rPr>
                <w:noProof/>
                <w:webHidden/>
              </w:rPr>
              <w:instrText xml:space="preserve"> PAGEREF _Toc74821989 \h </w:instrText>
            </w:r>
            <w:r w:rsidR="00AF6F9C">
              <w:rPr>
                <w:noProof/>
                <w:webHidden/>
              </w:rPr>
            </w:r>
            <w:r w:rsidR="00AF6F9C">
              <w:rPr>
                <w:noProof/>
                <w:webHidden/>
              </w:rPr>
              <w:fldChar w:fldCharType="separate"/>
            </w:r>
            <w:r w:rsidR="00AF6F9C">
              <w:rPr>
                <w:noProof/>
                <w:webHidden/>
              </w:rPr>
              <w:t>7</w:t>
            </w:r>
            <w:r w:rsidR="00AF6F9C">
              <w:rPr>
                <w:noProof/>
                <w:webHidden/>
              </w:rPr>
              <w:fldChar w:fldCharType="end"/>
            </w:r>
          </w:hyperlink>
        </w:p>
        <w:p w14:paraId="6185B2F0" w14:textId="41263438" w:rsidR="00AF6F9C" w:rsidRDefault="00BB0163">
          <w:pPr>
            <w:pStyle w:val="TM3"/>
            <w:tabs>
              <w:tab w:val="right" w:leader="dot" w:pos="9016"/>
            </w:tabs>
            <w:rPr>
              <w:noProof/>
              <w:sz w:val="22"/>
              <w:szCs w:val="22"/>
              <w:lang w:eastAsia="fr-FR"/>
            </w:rPr>
          </w:pPr>
          <w:hyperlink w:anchor="_Toc74821990" w:history="1">
            <w:r w:rsidR="00AF6F9C" w:rsidRPr="00CB5E27">
              <w:rPr>
                <w:rStyle w:val="Lienhypertexte"/>
                <w:rFonts w:eastAsia="Times New Roman"/>
                <w:noProof/>
                <w:lang w:eastAsia="fr-FR"/>
              </w:rPr>
              <w:t>Diagramme de contexte</w:t>
            </w:r>
            <w:r w:rsidR="00AF6F9C">
              <w:rPr>
                <w:noProof/>
                <w:webHidden/>
              </w:rPr>
              <w:tab/>
            </w:r>
            <w:r w:rsidR="00AF6F9C">
              <w:rPr>
                <w:noProof/>
                <w:webHidden/>
              </w:rPr>
              <w:fldChar w:fldCharType="begin"/>
            </w:r>
            <w:r w:rsidR="00AF6F9C">
              <w:rPr>
                <w:noProof/>
                <w:webHidden/>
              </w:rPr>
              <w:instrText xml:space="preserve"> PAGEREF _Toc74821990 \h </w:instrText>
            </w:r>
            <w:r w:rsidR="00AF6F9C">
              <w:rPr>
                <w:noProof/>
                <w:webHidden/>
              </w:rPr>
            </w:r>
            <w:r w:rsidR="00AF6F9C">
              <w:rPr>
                <w:noProof/>
                <w:webHidden/>
              </w:rPr>
              <w:fldChar w:fldCharType="separate"/>
            </w:r>
            <w:r w:rsidR="00AF6F9C">
              <w:rPr>
                <w:noProof/>
                <w:webHidden/>
              </w:rPr>
              <w:t>8</w:t>
            </w:r>
            <w:r w:rsidR="00AF6F9C">
              <w:rPr>
                <w:noProof/>
                <w:webHidden/>
              </w:rPr>
              <w:fldChar w:fldCharType="end"/>
            </w:r>
          </w:hyperlink>
        </w:p>
        <w:p w14:paraId="612E87D6" w14:textId="355B5057" w:rsidR="00AF6F9C" w:rsidRDefault="00BB0163">
          <w:pPr>
            <w:pStyle w:val="TM2"/>
            <w:tabs>
              <w:tab w:val="right" w:leader="dot" w:pos="9016"/>
            </w:tabs>
            <w:rPr>
              <w:noProof/>
              <w:sz w:val="22"/>
              <w:szCs w:val="22"/>
              <w:lang w:eastAsia="fr-FR"/>
            </w:rPr>
          </w:pPr>
          <w:hyperlink w:anchor="_Toc74821991" w:history="1">
            <w:r w:rsidR="00AF6F9C" w:rsidRPr="00CB5E27">
              <w:rPr>
                <w:rStyle w:val="Lienhypertexte"/>
                <w:noProof/>
              </w:rPr>
              <w:t>Caractéristique des utilisateurs</w:t>
            </w:r>
            <w:r w:rsidR="00AF6F9C">
              <w:rPr>
                <w:noProof/>
                <w:webHidden/>
              </w:rPr>
              <w:tab/>
            </w:r>
            <w:r w:rsidR="00AF6F9C">
              <w:rPr>
                <w:noProof/>
                <w:webHidden/>
              </w:rPr>
              <w:fldChar w:fldCharType="begin"/>
            </w:r>
            <w:r w:rsidR="00AF6F9C">
              <w:rPr>
                <w:noProof/>
                <w:webHidden/>
              </w:rPr>
              <w:instrText xml:space="preserve"> PAGEREF _Toc74821991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511E1719" w14:textId="7FE73191" w:rsidR="00AF6F9C" w:rsidRDefault="00BB0163">
          <w:pPr>
            <w:pStyle w:val="TM3"/>
            <w:tabs>
              <w:tab w:val="right" w:leader="dot" w:pos="9016"/>
            </w:tabs>
            <w:rPr>
              <w:noProof/>
              <w:sz w:val="22"/>
              <w:szCs w:val="22"/>
              <w:lang w:eastAsia="fr-FR"/>
            </w:rPr>
          </w:pPr>
          <w:hyperlink w:anchor="_Toc74821992" w:history="1">
            <w:r w:rsidR="00AF6F9C" w:rsidRPr="00CB5E27">
              <w:rPr>
                <w:rStyle w:val="Lienhypertexte"/>
                <w:rFonts w:eastAsia="Times New Roman"/>
                <w:noProof/>
                <w:lang w:eastAsia="fr-FR"/>
              </w:rPr>
              <w:t>Le client</w:t>
            </w:r>
            <w:r w:rsidR="00AF6F9C">
              <w:rPr>
                <w:noProof/>
                <w:webHidden/>
              </w:rPr>
              <w:tab/>
            </w:r>
            <w:r w:rsidR="00AF6F9C">
              <w:rPr>
                <w:noProof/>
                <w:webHidden/>
              </w:rPr>
              <w:fldChar w:fldCharType="begin"/>
            </w:r>
            <w:r w:rsidR="00AF6F9C">
              <w:rPr>
                <w:noProof/>
                <w:webHidden/>
              </w:rPr>
              <w:instrText xml:space="preserve"> PAGEREF _Toc74821992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0A690BAD" w14:textId="26EE7DCA" w:rsidR="00AF6F9C" w:rsidRDefault="00BB0163">
          <w:pPr>
            <w:pStyle w:val="TM3"/>
            <w:tabs>
              <w:tab w:val="right" w:leader="dot" w:pos="9016"/>
            </w:tabs>
            <w:rPr>
              <w:noProof/>
              <w:sz w:val="22"/>
              <w:szCs w:val="22"/>
              <w:lang w:eastAsia="fr-FR"/>
            </w:rPr>
          </w:pPr>
          <w:hyperlink w:anchor="_Toc74821993" w:history="1">
            <w:r w:rsidR="00AF6F9C" w:rsidRPr="00CB5E27">
              <w:rPr>
                <w:rStyle w:val="Lienhypertexte"/>
                <w:rFonts w:eastAsia="Times New Roman"/>
                <w:noProof/>
                <w:lang w:eastAsia="fr-FR"/>
              </w:rPr>
              <w:t>Les employés</w:t>
            </w:r>
            <w:r w:rsidR="00AF6F9C">
              <w:rPr>
                <w:noProof/>
                <w:webHidden/>
              </w:rPr>
              <w:tab/>
            </w:r>
            <w:r w:rsidR="00AF6F9C">
              <w:rPr>
                <w:noProof/>
                <w:webHidden/>
              </w:rPr>
              <w:fldChar w:fldCharType="begin"/>
            </w:r>
            <w:r w:rsidR="00AF6F9C">
              <w:rPr>
                <w:noProof/>
                <w:webHidden/>
              </w:rPr>
              <w:instrText xml:space="preserve"> PAGEREF _Toc74821993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7AF1AD68" w14:textId="308E8431" w:rsidR="00AF6F9C" w:rsidRDefault="00BB0163">
          <w:pPr>
            <w:pStyle w:val="TM2"/>
            <w:tabs>
              <w:tab w:val="right" w:leader="dot" w:pos="9016"/>
            </w:tabs>
            <w:rPr>
              <w:noProof/>
              <w:sz w:val="22"/>
              <w:szCs w:val="22"/>
              <w:lang w:eastAsia="fr-FR"/>
            </w:rPr>
          </w:pPr>
          <w:hyperlink w:anchor="_Toc74821994" w:history="1">
            <w:r w:rsidR="00AF6F9C" w:rsidRPr="00CB5E27">
              <w:rPr>
                <w:rStyle w:val="Lienhypertexte"/>
                <w:noProof/>
              </w:rPr>
              <w:t>Les contraintes principales de développement</w:t>
            </w:r>
            <w:r w:rsidR="00AF6F9C">
              <w:rPr>
                <w:noProof/>
                <w:webHidden/>
              </w:rPr>
              <w:tab/>
            </w:r>
            <w:r w:rsidR="00AF6F9C">
              <w:rPr>
                <w:noProof/>
                <w:webHidden/>
              </w:rPr>
              <w:fldChar w:fldCharType="begin"/>
            </w:r>
            <w:r w:rsidR="00AF6F9C">
              <w:rPr>
                <w:noProof/>
                <w:webHidden/>
              </w:rPr>
              <w:instrText xml:space="preserve"> PAGEREF _Toc74821994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24966C83" w14:textId="6B20FC60" w:rsidR="00AF6F9C" w:rsidRDefault="00BB0163">
          <w:pPr>
            <w:pStyle w:val="TM2"/>
            <w:tabs>
              <w:tab w:val="right" w:leader="dot" w:pos="9016"/>
            </w:tabs>
            <w:rPr>
              <w:noProof/>
              <w:sz w:val="22"/>
              <w:szCs w:val="22"/>
              <w:lang w:eastAsia="fr-FR"/>
            </w:rPr>
          </w:pPr>
          <w:hyperlink w:anchor="_Toc74821995" w:history="1">
            <w:r w:rsidR="00AF6F9C" w:rsidRPr="00CB5E27">
              <w:rPr>
                <w:rStyle w:val="Lienhypertexte"/>
                <w:noProof/>
              </w:rPr>
              <w:t>Hypothèse de travail</w:t>
            </w:r>
            <w:r w:rsidR="00AF6F9C">
              <w:rPr>
                <w:noProof/>
                <w:webHidden/>
              </w:rPr>
              <w:tab/>
            </w:r>
            <w:r w:rsidR="00AF6F9C">
              <w:rPr>
                <w:noProof/>
                <w:webHidden/>
              </w:rPr>
              <w:fldChar w:fldCharType="begin"/>
            </w:r>
            <w:r w:rsidR="00AF6F9C">
              <w:rPr>
                <w:noProof/>
                <w:webHidden/>
              </w:rPr>
              <w:instrText xml:space="preserve"> PAGEREF _Toc74821995 \h </w:instrText>
            </w:r>
            <w:r w:rsidR="00AF6F9C">
              <w:rPr>
                <w:noProof/>
                <w:webHidden/>
              </w:rPr>
            </w:r>
            <w:r w:rsidR="00AF6F9C">
              <w:rPr>
                <w:noProof/>
                <w:webHidden/>
              </w:rPr>
              <w:fldChar w:fldCharType="separate"/>
            </w:r>
            <w:r w:rsidR="00AF6F9C">
              <w:rPr>
                <w:noProof/>
                <w:webHidden/>
              </w:rPr>
              <w:t>9</w:t>
            </w:r>
            <w:r w:rsidR="00AF6F9C">
              <w:rPr>
                <w:noProof/>
                <w:webHidden/>
              </w:rPr>
              <w:fldChar w:fldCharType="end"/>
            </w:r>
          </w:hyperlink>
        </w:p>
        <w:p w14:paraId="39CDAFA3" w14:textId="6B97661B" w:rsidR="00AF6F9C" w:rsidRDefault="00BB0163">
          <w:pPr>
            <w:pStyle w:val="TM1"/>
            <w:tabs>
              <w:tab w:val="left" w:pos="480"/>
              <w:tab w:val="right" w:leader="dot" w:pos="9016"/>
            </w:tabs>
            <w:rPr>
              <w:noProof/>
              <w:sz w:val="22"/>
              <w:szCs w:val="22"/>
              <w:lang w:eastAsia="fr-FR"/>
            </w:rPr>
          </w:pPr>
          <w:hyperlink w:anchor="_Toc74821996" w:history="1">
            <w:r w:rsidR="00AF6F9C" w:rsidRPr="00CB5E27">
              <w:rPr>
                <w:rStyle w:val="Lienhypertexte"/>
                <w:noProof/>
              </w:rPr>
              <w:t>3-</w:t>
            </w:r>
            <w:r w:rsidR="00AF6F9C">
              <w:rPr>
                <w:noProof/>
                <w:sz w:val="22"/>
                <w:szCs w:val="22"/>
                <w:lang w:eastAsia="fr-FR"/>
              </w:rPr>
              <w:tab/>
            </w:r>
            <w:r w:rsidR="00AF6F9C" w:rsidRPr="00CB5E27">
              <w:rPr>
                <w:rStyle w:val="Lienhypertexte"/>
                <w:noProof/>
              </w:rPr>
              <w:t>Besoin fonctionnels</w:t>
            </w:r>
            <w:r w:rsidR="00AF6F9C">
              <w:rPr>
                <w:noProof/>
                <w:webHidden/>
              </w:rPr>
              <w:tab/>
            </w:r>
            <w:r w:rsidR="00AF6F9C">
              <w:rPr>
                <w:noProof/>
                <w:webHidden/>
              </w:rPr>
              <w:fldChar w:fldCharType="begin"/>
            </w:r>
            <w:r w:rsidR="00AF6F9C">
              <w:rPr>
                <w:noProof/>
                <w:webHidden/>
              </w:rPr>
              <w:instrText xml:space="preserve"> PAGEREF _Toc74821996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22D7D616" w14:textId="1E13DF01" w:rsidR="00AF6F9C" w:rsidRDefault="00BB0163">
          <w:pPr>
            <w:pStyle w:val="TM2"/>
            <w:tabs>
              <w:tab w:val="right" w:leader="dot" w:pos="9016"/>
            </w:tabs>
            <w:rPr>
              <w:noProof/>
              <w:sz w:val="22"/>
              <w:szCs w:val="22"/>
              <w:lang w:eastAsia="fr-FR"/>
            </w:rPr>
          </w:pPr>
          <w:hyperlink w:anchor="_Toc74821997" w:history="1">
            <w:r w:rsidR="00AF6F9C" w:rsidRPr="00CB5E27">
              <w:rPr>
                <w:rStyle w:val="Lienhypertexte"/>
                <w:noProof/>
              </w:rPr>
              <w:t>Nom du cas d'utilisation : Diagramme cas d’utilisation</w:t>
            </w:r>
            <w:r w:rsidR="00AF6F9C">
              <w:rPr>
                <w:noProof/>
                <w:webHidden/>
              </w:rPr>
              <w:tab/>
            </w:r>
            <w:r w:rsidR="00AF6F9C">
              <w:rPr>
                <w:noProof/>
                <w:webHidden/>
              </w:rPr>
              <w:fldChar w:fldCharType="begin"/>
            </w:r>
            <w:r w:rsidR="00AF6F9C">
              <w:rPr>
                <w:noProof/>
                <w:webHidden/>
              </w:rPr>
              <w:instrText xml:space="preserve"> PAGEREF _Toc74821997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4D3CC39D" w14:textId="3271FDA2" w:rsidR="00AF6F9C" w:rsidRDefault="00BB0163">
          <w:pPr>
            <w:pStyle w:val="TM3"/>
            <w:tabs>
              <w:tab w:val="right" w:leader="dot" w:pos="9016"/>
            </w:tabs>
            <w:rPr>
              <w:noProof/>
              <w:sz w:val="22"/>
              <w:szCs w:val="22"/>
              <w:lang w:eastAsia="fr-FR"/>
            </w:rPr>
          </w:pPr>
          <w:hyperlink w:anchor="_Toc74821998" w:history="1">
            <w:r w:rsidR="00AF6F9C" w:rsidRPr="00CB5E27">
              <w:rPr>
                <w:rStyle w:val="Lienhypertexte"/>
                <w:rFonts w:eastAsia="Times New Roman"/>
                <w:noProof/>
                <w:lang w:eastAsia="fr-FR"/>
              </w:rPr>
              <w:t>SAV</w:t>
            </w:r>
            <w:r w:rsidR="00AF6F9C">
              <w:rPr>
                <w:noProof/>
                <w:webHidden/>
              </w:rPr>
              <w:tab/>
            </w:r>
            <w:r w:rsidR="00AF6F9C">
              <w:rPr>
                <w:noProof/>
                <w:webHidden/>
              </w:rPr>
              <w:fldChar w:fldCharType="begin"/>
            </w:r>
            <w:r w:rsidR="00AF6F9C">
              <w:rPr>
                <w:noProof/>
                <w:webHidden/>
              </w:rPr>
              <w:instrText xml:space="preserve"> PAGEREF _Toc74821998 \h </w:instrText>
            </w:r>
            <w:r w:rsidR="00AF6F9C">
              <w:rPr>
                <w:noProof/>
                <w:webHidden/>
              </w:rPr>
            </w:r>
            <w:r w:rsidR="00AF6F9C">
              <w:rPr>
                <w:noProof/>
                <w:webHidden/>
              </w:rPr>
              <w:fldChar w:fldCharType="separate"/>
            </w:r>
            <w:r w:rsidR="00AF6F9C">
              <w:rPr>
                <w:noProof/>
                <w:webHidden/>
              </w:rPr>
              <w:t>10</w:t>
            </w:r>
            <w:r w:rsidR="00AF6F9C">
              <w:rPr>
                <w:noProof/>
                <w:webHidden/>
              </w:rPr>
              <w:fldChar w:fldCharType="end"/>
            </w:r>
          </w:hyperlink>
        </w:p>
        <w:p w14:paraId="2F292BAA" w14:textId="2E7E4161" w:rsidR="00AF6F9C" w:rsidRDefault="00BB0163">
          <w:pPr>
            <w:pStyle w:val="TM3"/>
            <w:tabs>
              <w:tab w:val="right" w:leader="dot" w:pos="9016"/>
            </w:tabs>
            <w:rPr>
              <w:noProof/>
              <w:sz w:val="22"/>
              <w:szCs w:val="22"/>
              <w:lang w:eastAsia="fr-FR"/>
            </w:rPr>
          </w:pPr>
          <w:hyperlink w:anchor="_Toc74821999" w:history="1">
            <w:r w:rsidR="00AF6F9C" w:rsidRPr="00CB5E27">
              <w:rPr>
                <w:rStyle w:val="Lienhypertexte"/>
                <w:rFonts w:eastAsia="Times New Roman"/>
                <w:noProof/>
                <w:lang w:eastAsia="fr-FR"/>
              </w:rPr>
              <w:t>Vente</w:t>
            </w:r>
            <w:r w:rsidR="00AF6F9C">
              <w:rPr>
                <w:noProof/>
                <w:webHidden/>
              </w:rPr>
              <w:tab/>
            </w:r>
            <w:r w:rsidR="00AF6F9C">
              <w:rPr>
                <w:noProof/>
                <w:webHidden/>
              </w:rPr>
              <w:fldChar w:fldCharType="begin"/>
            </w:r>
            <w:r w:rsidR="00AF6F9C">
              <w:rPr>
                <w:noProof/>
                <w:webHidden/>
              </w:rPr>
              <w:instrText xml:space="preserve"> PAGEREF _Toc74821999 \h </w:instrText>
            </w:r>
            <w:r w:rsidR="00AF6F9C">
              <w:rPr>
                <w:noProof/>
                <w:webHidden/>
              </w:rPr>
            </w:r>
            <w:r w:rsidR="00AF6F9C">
              <w:rPr>
                <w:noProof/>
                <w:webHidden/>
              </w:rPr>
              <w:fldChar w:fldCharType="separate"/>
            </w:r>
            <w:r w:rsidR="00AF6F9C">
              <w:rPr>
                <w:noProof/>
                <w:webHidden/>
              </w:rPr>
              <w:t>15</w:t>
            </w:r>
            <w:r w:rsidR="00AF6F9C">
              <w:rPr>
                <w:noProof/>
                <w:webHidden/>
              </w:rPr>
              <w:fldChar w:fldCharType="end"/>
            </w:r>
          </w:hyperlink>
        </w:p>
        <w:p w14:paraId="597CD320" w14:textId="1D4D31B3" w:rsidR="00AF6F9C" w:rsidRDefault="00BB0163">
          <w:pPr>
            <w:pStyle w:val="TM3"/>
            <w:tabs>
              <w:tab w:val="right" w:leader="dot" w:pos="9016"/>
            </w:tabs>
            <w:rPr>
              <w:noProof/>
              <w:sz w:val="22"/>
              <w:szCs w:val="22"/>
              <w:lang w:eastAsia="fr-FR"/>
            </w:rPr>
          </w:pPr>
          <w:hyperlink w:anchor="_Toc74822000" w:history="1">
            <w:r w:rsidR="00AF6F9C" w:rsidRPr="00CB5E27">
              <w:rPr>
                <w:rStyle w:val="Lienhypertexte"/>
                <w:rFonts w:eastAsia="Times New Roman"/>
                <w:noProof/>
                <w:lang w:eastAsia="fr-FR"/>
              </w:rPr>
              <w:t>Stock</w:t>
            </w:r>
            <w:r w:rsidR="00AF6F9C">
              <w:rPr>
                <w:noProof/>
                <w:webHidden/>
              </w:rPr>
              <w:tab/>
            </w:r>
            <w:r w:rsidR="00AF6F9C">
              <w:rPr>
                <w:noProof/>
                <w:webHidden/>
              </w:rPr>
              <w:fldChar w:fldCharType="begin"/>
            </w:r>
            <w:r w:rsidR="00AF6F9C">
              <w:rPr>
                <w:noProof/>
                <w:webHidden/>
              </w:rPr>
              <w:instrText xml:space="preserve"> PAGEREF _Toc74822000 \h </w:instrText>
            </w:r>
            <w:r w:rsidR="00AF6F9C">
              <w:rPr>
                <w:noProof/>
                <w:webHidden/>
              </w:rPr>
            </w:r>
            <w:r w:rsidR="00AF6F9C">
              <w:rPr>
                <w:noProof/>
                <w:webHidden/>
              </w:rPr>
              <w:fldChar w:fldCharType="separate"/>
            </w:r>
            <w:r w:rsidR="00AF6F9C">
              <w:rPr>
                <w:noProof/>
                <w:webHidden/>
              </w:rPr>
              <w:t>15</w:t>
            </w:r>
            <w:r w:rsidR="00AF6F9C">
              <w:rPr>
                <w:noProof/>
                <w:webHidden/>
              </w:rPr>
              <w:fldChar w:fldCharType="end"/>
            </w:r>
          </w:hyperlink>
        </w:p>
        <w:p w14:paraId="24BC5F93" w14:textId="037FC933" w:rsidR="00AF6F9C" w:rsidRDefault="00BB0163">
          <w:pPr>
            <w:pStyle w:val="TM1"/>
            <w:tabs>
              <w:tab w:val="left" w:pos="480"/>
              <w:tab w:val="right" w:leader="dot" w:pos="9016"/>
            </w:tabs>
            <w:rPr>
              <w:noProof/>
              <w:sz w:val="22"/>
              <w:szCs w:val="22"/>
              <w:lang w:eastAsia="fr-FR"/>
            </w:rPr>
          </w:pPr>
          <w:hyperlink w:anchor="_Toc74822001" w:history="1">
            <w:r w:rsidR="00AF6F9C" w:rsidRPr="00CB5E27">
              <w:rPr>
                <w:rStyle w:val="Lienhypertexte"/>
                <w:noProof/>
              </w:rPr>
              <w:t>4-</w:t>
            </w:r>
            <w:r w:rsidR="00AF6F9C">
              <w:rPr>
                <w:noProof/>
                <w:sz w:val="22"/>
                <w:szCs w:val="22"/>
                <w:lang w:eastAsia="fr-FR"/>
              </w:rPr>
              <w:tab/>
            </w:r>
            <w:r w:rsidR="00AF6F9C" w:rsidRPr="00CB5E27">
              <w:rPr>
                <w:rStyle w:val="Lienhypertexte"/>
                <w:noProof/>
              </w:rPr>
              <w:t>Spécification des structures de données</w:t>
            </w:r>
            <w:r w:rsidR="00AF6F9C">
              <w:rPr>
                <w:noProof/>
                <w:webHidden/>
              </w:rPr>
              <w:tab/>
            </w:r>
            <w:r w:rsidR="00AF6F9C">
              <w:rPr>
                <w:noProof/>
                <w:webHidden/>
              </w:rPr>
              <w:fldChar w:fldCharType="begin"/>
            </w:r>
            <w:r w:rsidR="00AF6F9C">
              <w:rPr>
                <w:noProof/>
                <w:webHidden/>
              </w:rPr>
              <w:instrText xml:space="preserve"> PAGEREF _Toc74822001 \h </w:instrText>
            </w:r>
            <w:r w:rsidR="00AF6F9C">
              <w:rPr>
                <w:noProof/>
                <w:webHidden/>
              </w:rPr>
            </w:r>
            <w:r w:rsidR="00AF6F9C">
              <w:rPr>
                <w:noProof/>
                <w:webHidden/>
              </w:rPr>
              <w:fldChar w:fldCharType="separate"/>
            </w:r>
            <w:r w:rsidR="00AF6F9C">
              <w:rPr>
                <w:noProof/>
                <w:webHidden/>
              </w:rPr>
              <w:t>16</w:t>
            </w:r>
            <w:r w:rsidR="00AF6F9C">
              <w:rPr>
                <w:noProof/>
                <w:webHidden/>
              </w:rPr>
              <w:fldChar w:fldCharType="end"/>
            </w:r>
          </w:hyperlink>
        </w:p>
        <w:p w14:paraId="69AB41EC" w14:textId="22B41B5C" w:rsidR="00AF6F9C" w:rsidRDefault="00BB0163">
          <w:pPr>
            <w:pStyle w:val="TM2"/>
            <w:tabs>
              <w:tab w:val="right" w:leader="dot" w:pos="9016"/>
            </w:tabs>
            <w:rPr>
              <w:noProof/>
              <w:sz w:val="22"/>
              <w:szCs w:val="22"/>
              <w:lang w:eastAsia="fr-FR"/>
            </w:rPr>
          </w:pPr>
          <w:hyperlink w:anchor="_Toc74822002" w:history="1">
            <w:r w:rsidR="00AF6F9C" w:rsidRPr="00CB5E27">
              <w:rPr>
                <w:rStyle w:val="Lienhypertexte"/>
                <w:noProof/>
              </w:rPr>
              <w:t>Package MODEL</w:t>
            </w:r>
            <w:r w:rsidR="00AF6F9C">
              <w:rPr>
                <w:noProof/>
                <w:webHidden/>
              </w:rPr>
              <w:tab/>
            </w:r>
            <w:r w:rsidR="00AF6F9C">
              <w:rPr>
                <w:noProof/>
                <w:webHidden/>
              </w:rPr>
              <w:fldChar w:fldCharType="begin"/>
            </w:r>
            <w:r w:rsidR="00AF6F9C">
              <w:rPr>
                <w:noProof/>
                <w:webHidden/>
              </w:rPr>
              <w:instrText xml:space="preserve"> PAGEREF _Toc74822002 \h </w:instrText>
            </w:r>
            <w:r w:rsidR="00AF6F9C">
              <w:rPr>
                <w:noProof/>
                <w:webHidden/>
              </w:rPr>
            </w:r>
            <w:r w:rsidR="00AF6F9C">
              <w:rPr>
                <w:noProof/>
                <w:webHidden/>
              </w:rPr>
              <w:fldChar w:fldCharType="separate"/>
            </w:r>
            <w:r w:rsidR="00AF6F9C">
              <w:rPr>
                <w:noProof/>
                <w:webHidden/>
              </w:rPr>
              <w:t>16</w:t>
            </w:r>
            <w:r w:rsidR="00AF6F9C">
              <w:rPr>
                <w:noProof/>
                <w:webHidden/>
              </w:rPr>
              <w:fldChar w:fldCharType="end"/>
            </w:r>
          </w:hyperlink>
        </w:p>
        <w:p w14:paraId="6A0CEB6D" w14:textId="7DAB0240" w:rsidR="00AF6F9C" w:rsidRDefault="00BB0163">
          <w:pPr>
            <w:pStyle w:val="TM2"/>
            <w:tabs>
              <w:tab w:val="right" w:leader="dot" w:pos="9016"/>
            </w:tabs>
            <w:rPr>
              <w:noProof/>
              <w:sz w:val="22"/>
              <w:szCs w:val="22"/>
              <w:lang w:eastAsia="fr-FR"/>
            </w:rPr>
          </w:pPr>
          <w:hyperlink w:anchor="_Toc74822003" w:history="1">
            <w:r w:rsidR="00AF6F9C" w:rsidRPr="00CB5E27">
              <w:rPr>
                <w:rStyle w:val="Lienhypertexte"/>
                <w:noProof/>
              </w:rPr>
              <w:t>Package service</w:t>
            </w:r>
            <w:r w:rsidR="00AF6F9C">
              <w:rPr>
                <w:noProof/>
                <w:webHidden/>
              </w:rPr>
              <w:tab/>
            </w:r>
            <w:r w:rsidR="00AF6F9C">
              <w:rPr>
                <w:noProof/>
                <w:webHidden/>
              </w:rPr>
              <w:fldChar w:fldCharType="begin"/>
            </w:r>
            <w:r w:rsidR="00AF6F9C">
              <w:rPr>
                <w:noProof/>
                <w:webHidden/>
              </w:rPr>
              <w:instrText xml:space="preserve"> PAGEREF _Toc74822003 \h </w:instrText>
            </w:r>
            <w:r w:rsidR="00AF6F9C">
              <w:rPr>
                <w:noProof/>
                <w:webHidden/>
              </w:rPr>
            </w:r>
            <w:r w:rsidR="00AF6F9C">
              <w:rPr>
                <w:noProof/>
                <w:webHidden/>
              </w:rPr>
              <w:fldChar w:fldCharType="separate"/>
            </w:r>
            <w:r w:rsidR="00AF6F9C">
              <w:rPr>
                <w:noProof/>
                <w:webHidden/>
              </w:rPr>
              <w:t>17</w:t>
            </w:r>
            <w:r w:rsidR="00AF6F9C">
              <w:rPr>
                <w:noProof/>
                <w:webHidden/>
              </w:rPr>
              <w:fldChar w:fldCharType="end"/>
            </w:r>
          </w:hyperlink>
        </w:p>
        <w:p w14:paraId="0CB095A2" w14:textId="2B68AD9F" w:rsidR="00AF6F9C" w:rsidRDefault="00BB0163">
          <w:pPr>
            <w:pStyle w:val="TM2"/>
            <w:tabs>
              <w:tab w:val="right" w:leader="dot" w:pos="9016"/>
            </w:tabs>
            <w:rPr>
              <w:noProof/>
              <w:sz w:val="22"/>
              <w:szCs w:val="22"/>
              <w:lang w:eastAsia="fr-FR"/>
            </w:rPr>
          </w:pPr>
          <w:hyperlink w:anchor="_Toc74822004" w:history="1">
            <w:r w:rsidR="00AF6F9C" w:rsidRPr="00CB5E27">
              <w:rPr>
                <w:rStyle w:val="Lienhypertexte"/>
                <w:noProof/>
              </w:rPr>
              <w:t>Package controller</w:t>
            </w:r>
            <w:r w:rsidR="00AF6F9C">
              <w:rPr>
                <w:noProof/>
                <w:webHidden/>
              </w:rPr>
              <w:tab/>
            </w:r>
            <w:r w:rsidR="00AF6F9C">
              <w:rPr>
                <w:noProof/>
                <w:webHidden/>
              </w:rPr>
              <w:fldChar w:fldCharType="begin"/>
            </w:r>
            <w:r w:rsidR="00AF6F9C">
              <w:rPr>
                <w:noProof/>
                <w:webHidden/>
              </w:rPr>
              <w:instrText xml:space="preserve"> PAGEREF _Toc74822004 \h </w:instrText>
            </w:r>
            <w:r w:rsidR="00AF6F9C">
              <w:rPr>
                <w:noProof/>
                <w:webHidden/>
              </w:rPr>
            </w:r>
            <w:r w:rsidR="00AF6F9C">
              <w:rPr>
                <w:noProof/>
                <w:webHidden/>
              </w:rPr>
              <w:fldChar w:fldCharType="separate"/>
            </w:r>
            <w:r w:rsidR="00AF6F9C">
              <w:rPr>
                <w:noProof/>
                <w:webHidden/>
              </w:rPr>
              <w:t>18</w:t>
            </w:r>
            <w:r w:rsidR="00AF6F9C">
              <w:rPr>
                <w:noProof/>
                <w:webHidden/>
              </w:rPr>
              <w:fldChar w:fldCharType="end"/>
            </w:r>
          </w:hyperlink>
        </w:p>
        <w:p w14:paraId="6D6923F1" w14:textId="66BB9A17" w:rsidR="00AF6F9C" w:rsidRDefault="00BB0163">
          <w:pPr>
            <w:pStyle w:val="TM2"/>
            <w:tabs>
              <w:tab w:val="right" w:leader="dot" w:pos="9016"/>
            </w:tabs>
            <w:rPr>
              <w:noProof/>
              <w:sz w:val="22"/>
              <w:szCs w:val="22"/>
              <w:lang w:eastAsia="fr-FR"/>
            </w:rPr>
          </w:pPr>
          <w:hyperlink w:anchor="_Toc74822005" w:history="1">
            <w:r w:rsidR="00AF6F9C" w:rsidRPr="00CB5E27">
              <w:rPr>
                <w:rStyle w:val="Lienhypertexte"/>
                <w:noProof/>
              </w:rPr>
              <w:t>Package UI</w:t>
            </w:r>
            <w:r w:rsidR="00AF6F9C">
              <w:rPr>
                <w:noProof/>
                <w:webHidden/>
              </w:rPr>
              <w:tab/>
            </w:r>
            <w:r w:rsidR="00AF6F9C">
              <w:rPr>
                <w:noProof/>
                <w:webHidden/>
              </w:rPr>
              <w:fldChar w:fldCharType="begin"/>
            </w:r>
            <w:r w:rsidR="00AF6F9C">
              <w:rPr>
                <w:noProof/>
                <w:webHidden/>
              </w:rPr>
              <w:instrText xml:space="preserve"> PAGEREF _Toc74822005 \h </w:instrText>
            </w:r>
            <w:r w:rsidR="00AF6F9C">
              <w:rPr>
                <w:noProof/>
                <w:webHidden/>
              </w:rPr>
            </w:r>
            <w:r w:rsidR="00AF6F9C">
              <w:rPr>
                <w:noProof/>
                <w:webHidden/>
              </w:rPr>
              <w:fldChar w:fldCharType="separate"/>
            </w:r>
            <w:r w:rsidR="00AF6F9C">
              <w:rPr>
                <w:noProof/>
                <w:webHidden/>
              </w:rPr>
              <w:t>19</w:t>
            </w:r>
            <w:r w:rsidR="00AF6F9C">
              <w:rPr>
                <w:noProof/>
                <w:webHidden/>
              </w:rPr>
              <w:fldChar w:fldCharType="end"/>
            </w:r>
          </w:hyperlink>
        </w:p>
        <w:p w14:paraId="7594C850" w14:textId="1F542090" w:rsidR="00AF6F9C" w:rsidRDefault="00BB0163">
          <w:pPr>
            <w:pStyle w:val="TM2"/>
            <w:tabs>
              <w:tab w:val="right" w:leader="dot" w:pos="9016"/>
            </w:tabs>
            <w:rPr>
              <w:noProof/>
              <w:sz w:val="22"/>
              <w:szCs w:val="22"/>
              <w:lang w:eastAsia="fr-FR"/>
            </w:rPr>
          </w:pPr>
          <w:hyperlink w:anchor="_Toc74822006" w:history="1">
            <w:r w:rsidR="00AF6F9C" w:rsidRPr="00CB5E27">
              <w:rPr>
                <w:rStyle w:val="Lienhypertexte"/>
                <w:noProof/>
              </w:rPr>
              <w:t>Projet complet</w:t>
            </w:r>
            <w:r w:rsidR="00AF6F9C">
              <w:rPr>
                <w:noProof/>
                <w:webHidden/>
              </w:rPr>
              <w:tab/>
            </w:r>
            <w:r w:rsidR="00AF6F9C">
              <w:rPr>
                <w:noProof/>
                <w:webHidden/>
              </w:rPr>
              <w:fldChar w:fldCharType="begin"/>
            </w:r>
            <w:r w:rsidR="00AF6F9C">
              <w:rPr>
                <w:noProof/>
                <w:webHidden/>
              </w:rPr>
              <w:instrText xml:space="preserve"> PAGEREF _Toc74822006 \h </w:instrText>
            </w:r>
            <w:r w:rsidR="00AF6F9C">
              <w:rPr>
                <w:noProof/>
                <w:webHidden/>
              </w:rPr>
            </w:r>
            <w:r w:rsidR="00AF6F9C">
              <w:rPr>
                <w:noProof/>
                <w:webHidden/>
              </w:rPr>
              <w:fldChar w:fldCharType="separate"/>
            </w:r>
            <w:r w:rsidR="00AF6F9C">
              <w:rPr>
                <w:noProof/>
                <w:webHidden/>
              </w:rPr>
              <w:t>20</w:t>
            </w:r>
            <w:r w:rsidR="00AF6F9C">
              <w:rPr>
                <w:noProof/>
                <w:webHidden/>
              </w:rPr>
              <w:fldChar w:fldCharType="end"/>
            </w:r>
          </w:hyperlink>
        </w:p>
        <w:p w14:paraId="67D59753" w14:textId="61058C0E" w:rsidR="00AF6F9C" w:rsidRDefault="00BB0163">
          <w:pPr>
            <w:pStyle w:val="TM1"/>
            <w:tabs>
              <w:tab w:val="left" w:pos="480"/>
              <w:tab w:val="right" w:leader="dot" w:pos="9016"/>
            </w:tabs>
            <w:rPr>
              <w:noProof/>
              <w:sz w:val="22"/>
              <w:szCs w:val="22"/>
              <w:lang w:eastAsia="fr-FR"/>
            </w:rPr>
          </w:pPr>
          <w:hyperlink w:anchor="_Toc74822007" w:history="1">
            <w:r w:rsidR="00AF6F9C" w:rsidRPr="00CB5E27">
              <w:rPr>
                <w:rStyle w:val="Lienhypertexte"/>
                <w:noProof/>
              </w:rPr>
              <w:t>5-</w:t>
            </w:r>
            <w:r w:rsidR="00AF6F9C">
              <w:rPr>
                <w:noProof/>
                <w:sz w:val="22"/>
                <w:szCs w:val="22"/>
                <w:lang w:eastAsia="fr-FR"/>
              </w:rPr>
              <w:tab/>
            </w:r>
            <w:r w:rsidR="00AF6F9C" w:rsidRPr="00CB5E27">
              <w:rPr>
                <w:rStyle w:val="Lienhypertexte"/>
                <w:noProof/>
              </w:rPr>
              <w:t>Spécifications des interfaces externes</w:t>
            </w:r>
            <w:r w:rsidR="00AF6F9C">
              <w:rPr>
                <w:noProof/>
                <w:webHidden/>
              </w:rPr>
              <w:tab/>
            </w:r>
            <w:r w:rsidR="00AF6F9C">
              <w:rPr>
                <w:noProof/>
                <w:webHidden/>
              </w:rPr>
              <w:fldChar w:fldCharType="begin"/>
            </w:r>
            <w:r w:rsidR="00AF6F9C">
              <w:rPr>
                <w:noProof/>
                <w:webHidden/>
              </w:rPr>
              <w:instrText xml:space="preserve"> PAGEREF _Toc74822007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081B4B82" w14:textId="2F385189" w:rsidR="00AF6F9C" w:rsidRDefault="00BB0163">
          <w:pPr>
            <w:pStyle w:val="TM2"/>
            <w:tabs>
              <w:tab w:val="right" w:leader="dot" w:pos="9016"/>
            </w:tabs>
            <w:rPr>
              <w:noProof/>
              <w:sz w:val="22"/>
              <w:szCs w:val="22"/>
              <w:lang w:eastAsia="fr-FR"/>
            </w:rPr>
          </w:pPr>
          <w:hyperlink w:anchor="_Toc74822008" w:history="1">
            <w:r w:rsidR="00AF6F9C" w:rsidRPr="00CB5E27">
              <w:rPr>
                <w:rStyle w:val="Lienhypertexte"/>
                <w:noProof/>
              </w:rPr>
              <w:t>Interface matériel/logiciel</w:t>
            </w:r>
            <w:r w:rsidR="00AF6F9C">
              <w:rPr>
                <w:noProof/>
                <w:webHidden/>
              </w:rPr>
              <w:tab/>
            </w:r>
            <w:r w:rsidR="00AF6F9C">
              <w:rPr>
                <w:noProof/>
                <w:webHidden/>
              </w:rPr>
              <w:fldChar w:fldCharType="begin"/>
            </w:r>
            <w:r w:rsidR="00AF6F9C">
              <w:rPr>
                <w:noProof/>
                <w:webHidden/>
              </w:rPr>
              <w:instrText xml:space="preserve"> PAGEREF _Toc74822008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1A2C7379" w14:textId="5330C6CD" w:rsidR="00AF6F9C" w:rsidRDefault="00BB0163">
          <w:pPr>
            <w:pStyle w:val="TM2"/>
            <w:tabs>
              <w:tab w:val="right" w:leader="dot" w:pos="9016"/>
            </w:tabs>
            <w:rPr>
              <w:noProof/>
              <w:sz w:val="22"/>
              <w:szCs w:val="22"/>
              <w:lang w:eastAsia="fr-FR"/>
            </w:rPr>
          </w:pPr>
          <w:hyperlink w:anchor="_Toc74822009" w:history="1">
            <w:r w:rsidR="00AF6F9C" w:rsidRPr="00CB5E27">
              <w:rPr>
                <w:rStyle w:val="Lienhypertexte"/>
                <w:noProof/>
              </w:rPr>
              <w:t>Interface logiciel/logiciel</w:t>
            </w:r>
            <w:r w:rsidR="00AF6F9C">
              <w:rPr>
                <w:noProof/>
                <w:webHidden/>
              </w:rPr>
              <w:tab/>
            </w:r>
            <w:r w:rsidR="00AF6F9C">
              <w:rPr>
                <w:noProof/>
                <w:webHidden/>
              </w:rPr>
              <w:fldChar w:fldCharType="begin"/>
            </w:r>
            <w:r w:rsidR="00AF6F9C">
              <w:rPr>
                <w:noProof/>
                <w:webHidden/>
              </w:rPr>
              <w:instrText xml:space="preserve"> PAGEREF _Toc74822009 \h </w:instrText>
            </w:r>
            <w:r w:rsidR="00AF6F9C">
              <w:rPr>
                <w:noProof/>
                <w:webHidden/>
              </w:rPr>
            </w:r>
            <w:r w:rsidR="00AF6F9C">
              <w:rPr>
                <w:noProof/>
                <w:webHidden/>
              </w:rPr>
              <w:fldChar w:fldCharType="separate"/>
            </w:r>
            <w:r w:rsidR="00AF6F9C">
              <w:rPr>
                <w:noProof/>
                <w:webHidden/>
              </w:rPr>
              <w:t>21</w:t>
            </w:r>
            <w:r w:rsidR="00AF6F9C">
              <w:rPr>
                <w:noProof/>
                <w:webHidden/>
              </w:rPr>
              <w:fldChar w:fldCharType="end"/>
            </w:r>
          </w:hyperlink>
        </w:p>
        <w:p w14:paraId="3656BA1B" w14:textId="683C9D3A" w:rsidR="00AF6F9C" w:rsidRDefault="00BB0163">
          <w:pPr>
            <w:pStyle w:val="TM2"/>
            <w:tabs>
              <w:tab w:val="right" w:leader="dot" w:pos="9016"/>
            </w:tabs>
            <w:rPr>
              <w:noProof/>
              <w:sz w:val="22"/>
              <w:szCs w:val="22"/>
              <w:lang w:eastAsia="fr-FR"/>
            </w:rPr>
          </w:pPr>
          <w:hyperlink w:anchor="_Toc74822010" w:history="1">
            <w:r w:rsidR="00AF6F9C" w:rsidRPr="00CB5E27">
              <w:rPr>
                <w:rStyle w:val="Lienhypertexte"/>
                <w:noProof/>
              </w:rPr>
              <w:t>Interface Homme/logiciel</w:t>
            </w:r>
            <w:r w:rsidR="00AF6F9C">
              <w:rPr>
                <w:noProof/>
                <w:webHidden/>
              </w:rPr>
              <w:tab/>
            </w:r>
            <w:r w:rsidR="00AF6F9C">
              <w:rPr>
                <w:noProof/>
                <w:webHidden/>
              </w:rPr>
              <w:fldChar w:fldCharType="begin"/>
            </w:r>
            <w:r w:rsidR="00AF6F9C">
              <w:rPr>
                <w:noProof/>
                <w:webHidden/>
              </w:rPr>
              <w:instrText xml:space="preserve"> PAGEREF _Toc74822010 \h </w:instrText>
            </w:r>
            <w:r w:rsidR="00AF6F9C">
              <w:rPr>
                <w:noProof/>
                <w:webHidden/>
              </w:rPr>
            </w:r>
            <w:r w:rsidR="00AF6F9C">
              <w:rPr>
                <w:noProof/>
                <w:webHidden/>
              </w:rPr>
              <w:fldChar w:fldCharType="separate"/>
            </w:r>
            <w:r w:rsidR="00AF6F9C">
              <w:rPr>
                <w:noProof/>
                <w:webHidden/>
              </w:rPr>
              <w:t>22</w:t>
            </w:r>
            <w:r w:rsidR="00AF6F9C">
              <w:rPr>
                <w:noProof/>
                <w:webHidden/>
              </w:rPr>
              <w:fldChar w:fldCharType="end"/>
            </w:r>
          </w:hyperlink>
        </w:p>
        <w:p w14:paraId="382E6CC9" w14:textId="21C95728" w:rsidR="00AF6F9C" w:rsidRDefault="00BB0163">
          <w:pPr>
            <w:pStyle w:val="TM1"/>
            <w:tabs>
              <w:tab w:val="left" w:pos="480"/>
              <w:tab w:val="right" w:leader="dot" w:pos="9016"/>
            </w:tabs>
            <w:rPr>
              <w:noProof/>
              <w:sz w:val="22"/>
              <w:szCs w:val="22"/>
              <w:lang w:eastAsia="fr-FR"/>
            </w:rPr>
          </w:pPr>
          <w:hyperlink w:anchor="_Toc74822011" w:history="1">
            <w:r w:rsidR="00AF6F9C" w:rsidRPr="00CB5E27">
              <w:rPr>
                <w:rStyle w:val="Lienhypertexte"/>
                <w:noProof/>
              </w:rPr>
              <w:t>6-</w:t>
            </w:r>
            <w:r w:rsidR="00AF6F9C">
              <w:rPr>
                <w:noProof/>
                <w:sz w:val="22"/>
                <w:szCs w:val="22"/>
                <w:lang w:eastAsia="fr-FR"/>
              </w:rPr>
              <w:tab/>
            </w:r>
            <w:r w:rsidR="00AF6F9C" w:rsidRPr="00CB5E27">
              <w:rPr>
                <w:rStyle w:val="Lienhypertexte"/>
                <w:noProof/>
              </w:rPr>
              <w:t>Les besoins en performance</w:t>
            </w:r>
            <w:r w:rsidR="00AF6F9C">
              <w:rPr>
                <w:noProof/>
                <w:webHidden/>
              </w:rPr>
              <w:tab/>
            </w:r>
            <w:r w:rsidR="00AF6F9C">
              <w:rPr>
                <w:noProof/>
                <w:webHidden/>
              </w:rPr>
              <w:fldChar w:fldCharType="begin"/>
            </w:r>
            <w:r w:rsidR="00AF6F9C">
              <w:rPr>
                <w:noProof/>
                <w:webHidden/>
              </w:rPr>
              <w:instrText xml:space="preserve"> PAGEREF _Toc74822011 \h </w:instrText>
            </w:r>
            <w:r w:rsidR="00AF6F9C">
              <w:rPr>
                <w:noProof/>
                <w:webHidden/>
              </w:rPr>
            </w:r>
            <w:r w:rsidR="00AF6F9C">
              <w:rPr>
                <w:noProof/>
                <w:webHidden/>
              </w:rPr>
              <w:fldChar w:fldCharType="separate"/>
            </w:r>
            <w:r w:rsidR="00AF6F9C">
              <w:rPr>
                <w:noProof/>
                <w:webHidden/>
              </w:rPr>
              <w:t>25</w:t>
            </w:r>
            <w:r w:rsidR="00AF6F9C">
              <w:rPr>
                <w:noProof/>
                <w:webHidden/>
              </w:rPr>
              <w:fldChar w:fldCharType="end"/>
            </w:r>
          </w:hyperlink>
        </w:p>
        <w:p w14:paraId="68101FBA" w14:textId="35EDE8DE" w:rsidR="00AF6F9C" w:rsidRDefault="00BB0163">
          <w:pPr>
            <w:pStyle w:val="TM1"/>
            <w:tabs>
              <w:tab w:val="left" w:pos="480"/>
              <w:tab w:val="right" w:leader="dot" w:pos="9016"/>
            </w:tabs>
            <w:rPr>
              <w:noProof/>
              <w:sz w:val="22"/>
              <w:szCs w:val="22"/>
              <w:lang w:eastAsia="fr-FR"/>
            </w:rPr>
          </w:pPr>
          <w:hyperlink w:anchor="_Toc74822012" w:history="1">
            <w:r w:rsidR="00AF6F9C" w:rsidRPr="00CB5E27">
              <w:rPr>
                <w:rStyle w:val="Lienhypertexte"/>
                <w:noProof/>
              </w:rPr>
              <w:t>7-</w:t>
            </w:r>
            <w:r w:rsidR="00AF6F9C">
              <w:rPr>
                <w:noProof/>
                <w:sz w:val="22"/>
                <w:szCs w:val="22"/>
                <w:lang w:eastAsia="fr-FR"/>
              </w:rPr>
              <w:tab/>
            </w:r>
            <w:r w:rsidR="00AF6F9C" w:rsidRPr="00CB5E27">
              <w:rPr>
                <w:rStyle w:val="Lienhypertexte"/>
                <w:noProof/>
              </w:rPr>
              <w:t>Les contraintes de développement</w:t>
            </w:r>
            <w:r w:rsidR="00AF6F9C">
              <w:rPr>
                <w:noProof/>
                <w:webHidden/>
              </w:rPr>
              <w:tab/>
            </w:r>
            <w:r w:rsidR="00AF6F9C">
              <w:rPr>
                <w:noProof/>
                <w:webHidden/>
              </w:rPr>
              <w:fldChar w:fldCharType="begin"/>
            </w:r>
            <w:r w:rsidR="00AF6F9C">
              <w:rPr>
                <w:noProof/>
                <w:webHidden/>
              </w:rPr>
              <w:instrText xml:space="preserve"> PAGEREF _Toc74822012 \h </w:instrText>
            </w:r>
            <w:r w:rsidR="00AF6F9C">
              <w:rPr>
                <w:noProof/>
                <w:webHidden/>
              </w:rPr>
            </w:r>
            <w:r w:rsidR="00AF6F9C">
              <w:rPr>
                <w:noProof/>
                <w:webHidden/>
              </w:rPr>
              <w:fldChar w:fldCharType="separate"/>
            </w:r>
            <w:r w:rsidR="00AF6F9C">
              <w:rPr>
                <w:noProof/>
                <w:webHidden/>
              </w:rPr>
              <w:t>26</w:t>
            </w:r>
            <w:r w:rsidR="00AF6F9C">
              <w:rPr>
                <w:noProof/>
                <w:webHidden/>
              </w:rPr>
              <w:fldChar w:fldCharType="end"/>
            </w:r>
          </w:hyperlink>
        </w:p>
        <w:p w14:paraId="4D9E1210" w14:textId="7F3F63D1" w:rsidR="00AF6F9C" w:rsidRDefault="00BB0163">
          <w:pPr>
            <w:pStyle w:val="TM1"/>
            <w:tabs>
              <w:tab w:val="left" w:pos="480"/>
              <w:tab w:val="right" w:leader="dot" w:pos="9016"/>
            </w:tabs>
            <w:rPr>
              <w:noProof/>
              <w:sz w:val="22"/>
              <w:szCs w:val="22"/>
              <w:lang w:eastAsia="fr-FR"/>
            </w:rPr>
          </w:pPr>
          <w:hyperlink w:anchor="_Toc74822013" w:history="1">
            <w:r w:rsidR="00AF6F9C" w:rsidRPr="00CB5E27">
              <w:rPr>
                <w:rStyle w:val="Lienhypertexte"/>
                <w:noProof/>
              </w:rPr>
              <w:t>8-</w:t>
            </w:r>
            <w:r w:rsidR="00AF6F9C">
              <w:rPr>
                <w:noProof/>
                <w:sz w:val="22"/>
                <w:szCs w:val="22"/>
                <w:lang w:eastAsia="fr-FR"/>
              </w:rPr>
              <w:tab/>
            </w:r>
            <w:r w:rsidR="00AF6F9C" w:rsidRPr="00CB5E27">
              <w:rPr>
                <w:rStyle w:val="Lienhypertexte"/>
                <w:noProof/>
              </w:rPr>
              <w:t>Références</w:t>
            </w:r>
            <w:r w:rsidR="00AF6F9C">
              <w:rPr>
                <w:noProof/>
                <w:webHidden/>
              </w:rPr>
              <w:tab/>
            </w:r>
            <w:r w:rsidR="00AF6F9C">
              <w:rPr>
                <w:noProof/>
                <w:webHidden/>
              </w:rPr>
              <w:fldChar w:fldCharType="begin"/>
            </w:r>
            <w:r w:rsidR="00AF6F9C">
              <w:rPr>
                <w:noProof/>
                <w:webHidden/>
              </w:rPr>
              <w:instrText xml:space="preserve"> PAGEREF _Toc74822013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4427D471" w14:textId="74D2028B" w:rsidR="00AF6F9C" w:rsidRDefault="00BB0163">
          <w:pPr>
            <w:pStyle w:val="TM1"/>
            <w:tabs>
              <w:tab w:val="left" w:pos="480"/>
              <w:tab w:val="right" w:leader="dot" w:pos="9016"/>
            </w:tabs>
            <w:rPr>
              <w:noProof/>
              <w:sz w:val="22"/>
              <w:szCs w:val="22"/>
              <w:lang w:eastAsia="fr-FR"/>
            </w:rPr>
          </w:pPr>
          <w:hyperlink w:anchor="_Toc74822014" w:history="1">
            <w:r w:rsidR="00AF6F9C" w:rsidRPr="00CB5E27">
              <w:rPr>
                <w:rStyle w:val="Lienhypertexte"/>
                <w:noProof/>
              </w:rPr>
              <w:t>9-</w:t>
            </w:r>
            <w:r w:rsidR="00AF6F9C">
              <w:rPr>
                <w:noProof/>
                <w:sz w:val="22"/>
                <w:szCs w:val="22"/>
                <w:lang w:eastAsia="fr-FR"/>
              </w:rPr>
              <w:tab/>
            </w:r>
            <w:r w:rsidR="00AF6F9C" w:rsidRPr="00CB5E27">
              <w:rPr>
                <w:rStyle w:val="Lienhypertexte"/>
                <w:noProof/>
              </w:rPr>
              <w:t>Index</w:t>
            </w:r>
            <w:r w:rsidR="00AF6F9C">
              <w:rPr>
                <w:noProof/>
                <w:webHidden/>
              </w:rPr>
              <w:tab/>
            </w:r>
            <w:r w:rsidR="00AF6F9C">
              <w:rPr>
                <w:noProof/>
                <w:webHidden/>
              </w:rPr>
              <w:fldChar w:fldCharType="begin"/>
            </w:r>
            <w:r w:rsidR="00AF6F9C">
              <w:rPr>
                <w:noProof/>
                <w:webHidden/>
              </w:rPr>
              <w:instrText xml:space="preserve"> PAGEREF _Toc74822014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470DCAB7" w14:textId="168B8CBE" w:rsidR="00AF6F9C" w:rsidRDefault="00BB0163">
          <w:pPr>
            <w:pStyle w:val="TM2"/>
            <w:tabs>
              <w:tab w:val="right" w:leader="dot" w:pos="9016"/>
            </w:tabs>
            <w:rPr>
              <w:noProof/>
              <w:sz w:val="22"/>
              <w:szCs w:val="22"/>
              <w:lang w:eastAsia="fr-FR"/>
            </w:rPr>
          </w:pPr>
          <w:hyperlink w:anchor="_Toc74822015" w:history="1">
            <w:r w:rsidR="00AF6F9C" w:rsidRPr="00CB5E27">
              <w:rPr>
                <w:rStyle w:val="Lienhypertexte"/>
                <w:noProof/>
                <w:lang w:val="en-US"/>
              </w:rPr>
              <w:t>Package ui</w:t>
            </w:r>
            <w:r w:rsidR="00AF6F9C">
              <w:rPr>
                <w:noProof/>
                <w:webHidden/>
              </w:rPr>
              <w:tab/>
            </w:r>
            <w:r w:rsidR="00AF6F9C">
              <w:rPr>
                <w:noProof/>
                <w:webHidden/>
              </w:rPr>
              <w:fldChar w:fldCharType="begin"/>
            </w:r>
            <w:r w:rsidR="00AF6F9C">
              <w:rPr>
                <w:noProof/>
                <w:webHidden/>
              </w:rPr>
              <w:instrText xml:space="preserve"> PAGEREF _Toc74822015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7726BC3F" w14:textId="3E310BDD" w:rsidR="00AF6F9C" w:rsidRDefault="00BB0163">
          <w:pPr>
            <w:pStyle w:val="TM3"/>
            <w:tabs>
              <w:tab w:val="right" w:leader="dot" w:pos="9016"/>
            </w:tabs>
            <w:rPr>
              <w:noProof/>
              <w:sz w:val="22"/>
              <w:szCs w:val="22"/>
              <w:lang w:eastAsia="fr-FR"/>
            </w:rPr>
          </w:pPr>
          <w:hyperlink w:anchor="_Toc74822016" w:history="1">
            <w:r w:rsidR="00AF6F9C" w:rsidRPr="00CB5E27">
              <w:rPr>
                <w:rStyle w:val="Lienhypertexte"/>
                <w:noProof/>
                <w:lang w:val="en-US"/>
              </w:rPr>
              <w:t>File App</w:t>
            </w:r>
            <w:r w:rsidR="00AF6F9C">
              <w:rPr>
                <w:noProof/>
                <w:webHidden/>
              </w:rPr>
              <w:tab/>
            </w:r>
            <w:r w:rsidR="00AF6F9C">
              <w:rPr>
                <w:noProof/>
                <w:webHidden/>
              </w:rPr>
              <w:fldChar w:fldCharType="begin"/>
            </w:r>
            <w:r w:rsidR="00AF6F9C">
              <w:rPr>
                <w:noProof/>
                <w:webHidden/>
              </w:rPr>
              <w:instrText xml:space="preserve"> PAGEREF _Toc74822016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2410C110" w14:textId="35B12BE8" w:rsidR="00AF6F9C" w:rsidRDefault="00BB0163">
          <w:pPr>
            <w:pStyle w:val="TM3"/>
            <w:tabs>
              <w:tab w:val="right" w:leader="dot" w:pos="9016"/>
            </w:tabs>
            <w:rPr>
              <w:noProof/>
              <w:sz w:val="22"/>
              <w:szCs w:val="22"/>
              <w:lang w:eastAsia="fr-FR"/>
            </w:rPr>
          </w:pPr>
          <w:hyperlink w:anchor="_Toc74822017" w:history="1">
            <w:r w:rsidR="00AF6F9C" w:rsidRPr="00CB5E27">
              <w:rPr>
                <w:rStyle w:val="Lienhypertexte"/>
                <w:noProof/>
                <w:lang w:val="en-US"/>
              </w:rPr>
              <w:t>File controller\AbstractController</w:t>
            </w:r>
            <w:r w:rsidR="00AF6F9C">
              <w:rPr>
                <w:noProof/>
                <w:webHidden/>
              </w:rPr>
              <w:tab/>
            </w:r>
            <w:r w:rsidR="00AF6F9C">
              <w:rPr>
                <w:noProof/>
                <w:webHidden/>
              </w:rPr>
              <w:fldChar w:fldCharType="begin"/>
            </w:r>
            <w:r w:rsidR="00AF6F9C">
              <w:rPr>
                <w:noProof/>
                <w:webHidden/>
              </w:rPr>
              <w:instrText xml:space="preserve"> PAGEREF _Toc74822017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31CB462D" w14:textId="1F36ADC3" w:rsidR="00AF6F9C" w:rsidRDefault="00BB0163">
          <w:pPr>
            <w:pStyle w:val="TM3"/>
            <w:tabs>
              <w:tab w:val="right" w:leader="dot" w:pos="9016"/>
            </w:tabs>
            <w:rPr>
              <w:noProof/>
              <w:sz w:val="22"/>
              <w:szCs w:val="22"/>
              <w:lang w:eastAsia="fr-FR"/>
            </w:rPr>
          </w:pPr>
          <w:hyperlink w:anchor="_Toc74822018" w:history="1">
            <w:r w:rsidR="00AF6F9C" w:rsidRPr="00CB5E27">
              <w:rPr>
                <w:rStyle w:val="Lienhypertexte"/>
                <w:noProof/>
                <w:lang w:val="en-US"/>
              </w:rPr>
              <w:t>File controller\GestionnaireClientController</w:t>
            </w:r>
            <w:r w:rsidR="00AF6F9C">
              <w:rPr>
                <w:noProof/>
                <w:webHidden/>
              </w:rPr>
              <w:tab/>
            </w:r>
            <w:r w:rsidR="00AF6F9C">
              <w:rPr>
                <w:noProof/>
                <w:webHidden/>
              </w:rPr>
              <w:fldChar w:fldCharType="begin"/>
            </w:r>
            <w:r w:rsidR="00AF6F9C">
              <w:rPr>
                <w:noProof/>
                <w:webHidden/>
              </w:rPr>
              <w:instrText xml:space="preserve"> PAGEREF _Toc74822018 \h </w:instrText>
            </w:r>
            <w:r w:rsidR="00AF6F9C">
              <w:rPr>
                <w:noProof/>
                <w:webHidden/>
              </w:rPr>
            </w:r>
            <w:r w:rsidR="00AF6F9C">
              <w:rPr>
                <w:noProof/>
                <w:webHidden/>
              </w:rPr>
              <w:fldChar w:fldCharType="separate"/>
            </w:r>
            <w:r w:rsidR="00AF6F9C">
              <w:rPr>
                <w:noProof/>
                <w:webHidden/>
              </w:rPr>
              <w:t>27</w:t>
            </w:r>
            <w:r w:rsidR="00AF6F9C">
              <w:rPr>
                <w:noProof/>
                <w:webHidden/>
              </w:rPr>
              <w:fldChar w:fldCharType="end"/>
            </w:r>
          </w:hyperlink>
        </w:p>
        <w:p w14:paraId="5E4FEB23" w14:textId="6A3A42DC" w:rsidR="00AF6F9C" w:rsidRDefault="00BB0163">
          <w:pPr>
            <w:pStyle w:val="TM3"/>
            <w:tabs>
              <w:tab w:val="right" w:leader="dot" w:pos="9016"/>
            </w:tabs>
            <w:rPr>
              <w:noProof/>
              <w:sz w:val="22"/>
              <w:szCs w:val="22"/>
              <w:lang w:eastAsia="fr-FR"/>
            </w:rPr>
          </w:pPr>
          <w:hyperlink w:anchor="_Toc74822019" w:history="1">
            <w:r w:rsidR="00AF6F9C" w:rsidRPr="00CB5E27">
              <w:rPr>
                <w:rStyle w:val="Lienhypertexte"/>
                <w:noProof/>
                <w:lang w:val="en-US"/>
              </w:rPr>
              <w:t>File controller\GestionnaireFactureController</w:t>
            </w:r>
            <w:r w:rsidR="00AF6F9C">
              <w:rPr>
                <w:noProof/>
                <w:webHidden/>
              </w:rPr>
              <w:tab/>
            </w:r>
            <w:r w:rsidR="00AF6F9C">
              <w:rPr>
                <w:noProof/>
                <w:webHidden/>
              </w:rPr>
              <w:fldChar w:fldCharType="begin"/>
            </w:r>
            <w:r w:rsidR="00AF6F9C">
              <w:rPr>
                <w:noProof/>
                <w:webHidden/>
              </w:rPr>
              <w:instrText xml:space="preserve"> PAGEREF _Toc74822019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3AFC7FCC" w14:textId="62E86077" w:rsidR="00AF6F9C" w:rsidRDefault="00BB0163">
          <w:pPr>
            <w:pStyle w:val="TM3"/>
            <w:tabs>
              <w:tab w:val="right" w:leader="dot" w:pos="9016"/>
            </w:tabs>
            <w:rPr>
              <w:noProof/>
              <w:sz w:val="22"/>
              <w:szCs w:val="22"/>
              <w:lang w:eastAsia="fr-FR"/>
            </w:rPr>
          </w:pPr>
          <w:hyperlink w:anchor="_Toc74822020" w:history="1">
            <w:r w:rsidR="00AF6F9C" w:rsidRPr="00CB5E27">
              <w:rPr>
                <w:rStyle w:val="Lienhypertexte"/>
                <w:noProof/>
                <w:lang w:val="en-US"/>
              </w:rPr>
              <w:t>File controller\GestionnaireSavController</w:t>
            </w:r>
            <w:r w:rsidR="00AF6F9C">
              <w:rPr>
                <w:noProof/>
                <w:webHidden/>
              </w:rPr>
              <w:tab/>
            </w:r>
            <w:r w:rsidR="00AF6F9C">
              <w:rPr>
                <w:noProof/>
                <w:webHidden/>
              </w:rPr>
              <w:fldChar w:fldCharType="begin"/>
            </w:r>
            <w:r w:rsidR="00AF6F9C">
              <w:rPr>
                <w:noProof/>
                <w:webHidden/>
              </w:rPr>
              <w:instrText xml:space="preserve"> PAGEREF _Toc74822020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03BF8609" w14:textId="77DDF9AA" w:rsidR="00AF6F9C" w:rsidRDefault="00BB0163">
          <w:pPr>
            <w:pStyle w:val="TM3"/>
            <w:tabs>
              <w:tab w:val="right" w:leader="dot" w:pos="9016"/>
            </w:tabs>
            <w:rPr>
              <w:noProof/>
              <w:sz w:val="22"/>
              <w:szCs w:val="22"/>
              <w:lang w:eastAsia="fr-FR"/>
            </w:rPr>
          </w:pPr>
          <w:hyperlink w:anchor="_Toc74822021" w:history="1">
            <w:r w:rsidR="00AF6F9C" w:rsidRPr="00CB5E27">
              <w:rPr>
                <w:rStyle w:val="Lienhypertexte"/>
                <w:noProof/>
                <w:lang w:val="en-US"/>
              </w:rPr>
              <w:t>File controller\GestionProduitController</w:t>
            </w:r>
            <w:r w:rsidR="00AF6F9C">
              <w:rPr>
                <w:noProof/>
                <w:webHidden/>
              </w:rPr>
              <w:tab/>
            </w:r>
            <w:r w:rsidR="00AF6F9C">
              <w:rPr>
                <w:noProof/>
                <w:webHidden/>
              </w:rPr>
              <w:fldChar w:fldCharType="begin"/>
            </w:r>
            <w:r w:rsidR="00AF6F9C">
              <w:rPr>
                <w:noProof/>
                <w:webHidden/>
              </w:rPr>
              <w:instrText xml:space="preserve"> PAGEREF _Toc74822021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6585C156" w14:textId="378731AC" w:rsidR="00AF6F9C" w:rsidRDefault="00BB0163">
          <w:pPr>
            <w:pStyle w:val="TM3"/>
            <w:tabs>
              <w:tab w:val="right" w:leader="dot" w:pos="9016"/>
            </w:tabs>
            <w:rPr>
              <w:noProof/>
              <w:sz w:val="22"/>
              <w:szCs w:val="22"/>
              <w:lang w:eastAsia="fr-FR"/>
            </w:rPr>
          </w:pPr>
          <w:hyperlink w:anchor="_Toc74822022" w:history="1">
            <w:r w:rsidR="00AF6F9C" w:rsidRPr="00CB5E27">
              <w:rPr>
                <w:rStyle w:val="Lienhypertexte"/>
                <w:noProof/>
                <w:lang w:val="en-US"/>
              </w:rPr>
              <w:t>File controller\MainSceneController</w:t>
            </w:r>
            <w:r w:rsidR="00AF6F9C">
              <w:rPr>
                <w:noProof/>
                <w:webHidden/>
              </w:rPr>
              <w:tab/>
            </w:r>
            <w:r w:rsidR="00AF6F9C">
              <w:rPr>
                <w:noProof/>
                <w:webHidden/>
              </w:rPr>
              <w:fldChar w:fldCharType="begin"/>
            </w:r>
            <w:r w:rsidR="00AF6F9C">
              <w:rPr>
                <w:noProof/>
                <w:webHidden/>
              </w:rPr>
              <w:instrText xml:space="preserve"> PAGEREF _Toc74822022 \h </w:instrText>
            </w:r>
            <w:r w:rsidR="00AF6F9C">
              <w:rPr>
                <w:noProof/>
                <w:webHidden/>
              </w:rPr>
            </w:r>
            <w:r w:rsidR="00AF6F9C">
              <w:rPr>
                <w:noProof/>
                <w:webHidden/>
              </w:rPr>
              <w:fldChar w:fldCharType="separate"/>
            </w:r>
            <w:r w:rsidR="00AF6F9C">
              <w:rPr>
                <w:noProof/>
                <w:webHidden/>
              </w:rPr>
              <w:t>28</w:t>
            </w:r>
            <w:r w:rsidR="00AF6F9C">
              <w:rPr>
                <w:noProof/>
                <w:webHidden/>
              </w:rPr>
              <w:fldChar w:fldCharType="end"/>
            </w:r>
          </w:hyperlink>
        </w:p>
        <w:p w14:paraId="5756F7AD" w14:textId="5020963E" w:rsidR="00AF6F9C" w:rsidRDefault="00BB0163">
          <w:pPr>
            <w:pStyle w:val="TM2"/>
            <w:tabs>
              <w:tab w:val="right" w:leader="dot" w:pos="9016"/>
            </w:tabs>
            <w:rPr>
              <w:noProof/>
              <w:sz w:val="22"/>
              <w:szCs w:val="22"/>
              <w:lang w:eastAsia="fr-FR"/>
            </w:rPr>
          </w:pPr>
          <w:hyperlink w:anchor="_Toc74822023" w:history="1">
            <w:r w:rsidR="00AF6F9C" w:rsidRPr="00CB5E27">
              <w:rPr>
                <w:rStyle w:val="Lienhypertexte"/>
                <w:noProof/>
                <w:lang w:val="en-US"/>
              </w:rPr>
              <w:t>Package model</w:t>
            </w:r>
            <w:r w:rsidR="00AF6F9C">
              <w:rPr>
                <w:noProof/>
                <w:webHidden/>
              </w:rPr>
              <w:tab/>
            </w:r>
            <w:r w:rsidR="00AF6F9C">
              <w:rPr>
                <w:noProof/>
                <w:webHidden/>
              </w:rPr>
              <w:fldChar w:fldCharType="begin"/>
            </w:r>
            <w:r w:rsidR="00AF6F9C">
              <w:rPr>
                <w:noProof/>
                <w:webHidden/>
              </w:rPr>
              <w:instrText xml:space="preserve"> PAGEREF _Toc74822023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3E689638" w14:textId="327F8530" w:rsidR="00AF6F9C" w:rsidRDefault="00BB0163">
          <w:pPr>
            <w:pStyle w:val="TM3"/>
            <w:tabs>
              <w:tab w:val="right" w:leader="dot" w:pos="9016"/>
            </w:tabs>
            <w:rPr>
              <w:noProof/>
              <w:sz w:val="22"/>
              <w:szCs w:val="22"/>
              <w:lang w:eastAsia="fr-FR"/>
            </w:rPr>
          </w:pPr>
          <w:hyperlink w:anchor="_Toc74822024" w:history="1">
            <w:r w:rsidR="00AF6F9C" w:rsidRPr="00CB5E27">
              <w:rPr>
                <w:rStyle w:val="Lienhypertexte"/>
                <w:noProof/>
                <w:lang w:val="en-US"/>
              </w:rPr>
              <w:t>File Client</w:t>
            </w:r>
            <w:r w:rsidR="00AF6F9C">
              <w:rPr>
                <w:noProof/>
                <w:webHidden/>
              </w:rPr>
              <w:tab/>
            </w:r>
            <w:r w:rsidR="00AF6F9C">
              <w:rPr>
                <w:noProof/>
                <w:webHidden/>
              </w:rPr>
              <w:fldChar w:fldCharType="begin"/>
            </w:r>
            <w:r w:rsidR="00AF6F9C">
              <w:rPr>
                <w:noProof/>
                <w:webHidden/>
              </w:rPr>
              <w:instrText xml:space="preserve"> PAGEREF _Toc74822024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4D57AB2C" w14:textId="4DF46E40" w:rsidR="00AF6F9C" w:rsidRDefault="00BB0163">
          <w:pPr>
            <w:pStyle w:val="TM3"/>
            <w:tabs>
              <w:tab w:val="right" w:leader="dot" w:pos="9016"/>
            </w:tabs>
            <w:rPr>
              <w:noProof/>
              <w:sz w:val="22"/>
              <w:szCs w:val="22"/>
              <w:lang w:eastAsia="fr-FR"/>
            </w:rPr>
          </w:pPr>
          <w:hyperlink w:anchor="_Toc74822025" w:history="1">
            <w:r w:rsidR="00AF6F9C" w:rsidRPr="00CB5E27">
              <w:rPr>
                <w:rStyle w:val="Lienhypertexte"/>
                <w:noProof/>
                <w:lang w:val="en-US"/>
              </w:rPr>
              <w:t>File Employe</w:t>
            </w:r>
            <w:r w:rsidR="00AF6F9C">
              <w:rPr>
                <w:noProof/>
                <w:webHidden/>
              </w:rPr>
              <w:tab/>
            </w:r>
            <w:r w:rsidR="00AF6F9C">
              <w:rPr>
                <w:noProof/>
                <w:webHidden/>
              </w:rPr>
              <w:fldChar w:fldCharType="begin"/>
            </w:r>
            <w:r w:rsidR="00AF6F9C">
              <w:rPr>
                <w:noProof/>
                <w:webHidden/>
              </w:rPr>
              <w:instrText xml:space="preserve"> PAGEREF _Toc74822025 \h </w:instrText>
            </w:r>
            <w:r w:rsidR="00AF6F9C">
              <w:rPr>
                <w:noProof/>
                <w:webHidden/>
              </w:rPr>
            </w:r>
            <w:r w:rsidR="00AF6F9C">
              <w:rPr>
                <w:noProof/>
                <w:webHidden/>
              </w:rPr>
              <w:fldChar w:fldCharType="separate"/>
            </w:r>
            <w:r w:rsidR="00AF6F9C">
              <w:rPr>
                <w:noProof/>
                <w:webHidden/>
              </w:rPr>
              <w:t>29</w:t>
            </w:r>
            <w:r w:rsidR="00AF6F9C">
              <w:rPr>
                <w:noProof/>
                <w:webHidden/>
              </w:rPr>
              <w:fldChar w:fldCharType="end"/>
            </w:r>
          </w:hyperlink>
        </w:p>
        <w:p w14:paraId="374EA61B" w14:textId="7E5721BD" w:rsidR="00AF6F9C" w:rsidRDefault="00BB0163">
          <w:pPr>
            <w:pStyle w:val="TM3"/>
            <w:tabs>
              <w:tab w:val="right" w:leader="dot" w:pos="9016"/>
            </w:tabs>
            <w:rPr>
              <w:noProof/>
              <w:sz w:val="22"/>
              <w:szCs w:val="22"/>
              <w:lang w:eastAsia="fr-FR"/>
            </w:rPr>
          </w:pPr>
          <w:hyperlink w:anchor="_Toc74822026" w:history="1">
            <w:r w:rsidR="00AF6F9C" w:rsidRPr="00CB5E27">
              <w:rPr>
                <w:rStyle w:val="Lienhypertexte"/>
                <w:noProof/>
                <w:lang w:val="en-US"/>
              </w:rPr>
              <w:t>File Produit</w:t>
            </w:r>
            <w:r w:rsidR="00AF6F9C">
              <w:rPr>
                <w:noProof/>
                <w:webHidden/>
              </w:rPr>
              <w:tab/>
            </w:r>
            <w:r w:rsidR="00AF6F9C">
              <w:rPr>
                <w:noProof/>
                <w:webHidden/>
              </w:rPr>
              <w:fldChar w:fldCharType="begin"/>
            </w:r>
            <w:r w:rsidR="00AF6F9C">
              <w:rPr>
                <w:noProof/>
                <w:webHidden/>
              </w:rPr>
              <w:instrText xml:space="preserve"> PAGEREF _Toc74822026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5F471B98" w14:textId="519EB053" w:rsidR="00AF6F9C" w:rsidRDefault="00BB0163">
          <w:pPr>
            <w:pStyle w:val="TM3"/>
            <w:tabs>
              <w:tab w:val="right" w:leader="dot" w:pos="9016"/>
            </w:tabs>
            <w:rPr>
              <w:noProof/>
              <w:sz w:val="22"/>
              <w:szCs w:val="22"/>
              <w:lang w:eastAsia="fr-FR"/>
            </w:rPr>
          </w:pPr>
          <w:hyperlink w:anchor="_Toc74822027" w:history="1">
            <w:r w:rsidR="00AF6F9C" w:rsidRPr="00CB5E27">
              <w:rPr>
                <w:rStyle w:val="Lienhypertexte"/>
                <w:noProof/>
              </w:rPr>
              <w:t>File sav\Demande</w:t>
            </w:r>
            <w:r w:rsidR="00AF6F9C">
              <w:rPr>
                <w:noProof/>
                <w:webHidden/>
              </w:rPr>
              <w:tab/>
            </w:r>
            <w:r w:rsidR="00AF6F9C">
              <w:rPr>
                <w:noProof/>
                <w:webHidden/>
              </w:rPr>
              <w:fldChar w:fldCharType="begin"/>
            </w:r>
            <w:r w:rsidR="00AF6F9C">
              <w:rPr>
                <w:noProof/>
                <w:webHidden/>
              </w:rPr>
              <w:instrText xml:space="preserve"> PAGEREF _Toc74822027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45FA827D" w14:textId="5C200EE5" w:rsidR="00AF6F9C" w:rsidRDefault="00BB0163">
          <w:pPr>
            <w:pStyle w:val="TM3"/>
            <w:tabs>
              <w:tab w:val="right" w:leader="dot" w:pos="9016"/>
            </w:tabs>
            <w:rPr>
              <w:noProof/>
              <w:sz w:val="22"/>
              <w:szCs w:val="22"/>
              <w:lang w:eastAsia="fr-FR"/>
            </w:rPr>
          </w:pPr>
          <w:hyperlink w:anchor="_Toc74822028" w:history="1">
            <w:r w:rsidR="00AF6F9C" w:rsidRPr="00CB5E27">
              <w:rPr>
                <w:rStyle w:val="Lienhypertexte"/>
                <w:noProof/>
                <w:lang w:val="en-US"/>
              </w:rPr>
              <w:t>File sav\Reparation</w:t>
            </w:r>
            <w:r w:rsidR="00AF6F9C">
              <w:rPr>
                <w:noProof/>
                <w:webHidden/>
              </w:rPr>
              <w:tab/>
            </w:r>
            <w:r w:rsidR="00AF6F9C">
              <w:rPr>
                <w:noProof/>
                <w:webHidden/>
              </w:rPr>
              <w:fldChar w:fldCharType="begin"/>
            </w:r>
            <w:r w:rsidR="00AF6F9C">
              <w:rPr>
                <w:noProof/>
                <w:webHidden/>
              </w:rPr>
              <w:instrText xml:space="preserve"> PAGEREF _Toc74822028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366CE14F" w14:textId="42A19BC0" w:rsidR="00AF6F9C" w:rsidRDefault="00BB0163">
          <w:pPr>
            <w:pStyle w:val="TM3"/>
            <w:tabs>
              <w:tab w:val="right" w:leader="dot" w:pos="9016"/>
            </w:tabs>
            <w:rPr>
              <w:noProof/>
              <w:sz w:val="22"/>
              <w:szCs w:val="22"/>
              <w:lang w:eastAsia="fr-FR"/>
            </w:rPr>
          </w:pPr>
          <w:hyperlink w:anchor="_Toc74822029" w:history="1">
            <w:r w:rsidR="00AF6F9C" w:rsidRPr="00CB5E27">
              <w:rPr>
                <w:rStyle w:val="Lienhypertexte"/>
                <w:noProof/>
              </w:rPr>
              <w:t>File sav\SAV</w:t>
            </w:r>
            <w:r w:rsidR="00AF6F9C">
              <w:rPr>
                <w:noProof/>
                <w:webHidden/>
              </w:rPr>
              <w:tab/>
            </w:r>
            <w:r w:rsidR="00AF6F9C">
              <w:rPr>
                <w:noProof/>
                <w:webHidden/>
              </w:rPr>
              <w:fldChar w:fldCharType="begin"/>
            </w:r>
            <w:r w:rsidR="00AF6F9C">
              <w:rPr>
                <w:noProof/>
                <w:webHidden/>
              </w:rPr>
              <w:instrText xml:space="preserve"> PAGEREF _Toc74822029 \h </w:instrText>
            </w:r>
            <w:r w:rsidR="00AF6F9C">
              <w:rPr>
                <w:noProof/>
                <w:webHidden/>
              </w:rPr>
            </w:r>
            <w:r w:rsidR="00AF6F9C">
              <w:rPr>
                <w:noProof/>
                <w:webHidden/>
              </w:rPr>
              <w:fldChar w:fldCharType="separate"/>
            </w:r>
            <w:r w:rsidR="00AF6F9C">
              <w:rPr>
                <w:noProof/>
                <w:webHidden/>
              </w:rPr>
              <w:t>30</w:t>
            </w:r>
            <w:r w:rsidR="00AF6F9C">
              <w:rPr>
                <w:noProof/>
                <w:webHidden/>
              </w:rPr>
              <w:fldChar w:fldCharType="end"/>
            </w:r>
          </w:hyperlink>
        </w:p>
        <w:p w14:paraId="0A0C5CC2" w14:textId="0304780A" w:rsidR="00AF6F9C" w:rsidRDefault="00BB0163">
          <w:pPr>
            <w:pStyle w:val="TM3"/>
            <w:tabs>
              <w:tab w:val="right" w:leader="dot" w:pos="9016"/>
            </w:tabs>
            <w:rPr>
              <w:noProof/>
              <w:sz w:val="22"/>
              <w:szCs w:val="22"/>
              <w:lang w:eastAsia="fr-FR"/>
            </w:rPr>
          </w:pPr>
          <w:hyperlink w:anchor="_Toc74822030" w:history="1">
            <w:r w:rsidR="00AF6F9C" w:rsidRPr="00CB5E27">
              <w:rPr>
                <w:rStyle w:val="Lienhypertexte"/>
                <w:noProof/>
                <w:lang w:val="en-US"/>
              </w:rPr>
              <w:t>File sav\facture\Facture</w:t>
            </w:r>
            <w:r w:rsidR="00AF6F9C">
              <w:rPr>
                <w:noProof/>
                <w:webHidden/>
              </w:rPr>
              <w:tab/>
            </w:r>
            <w:r w:rsidR="00AF6F9C">
              <w:rPr>
                <w:noProof/>
                <w:webHidden/>
              </w:rPr>
              <w:fldChar w:fldCharType="begin"/>
            </w:r>
            <w:r w:rsidR="00AF6F9C">
              <w:rPr>
                <w:noProof/>
                <w:webHidden/>
              </w:rPr>
              <w:instrText xml:space="preserve"> PAGEREF _Toc74822030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174F35C7" w14:textId="1884C1B8" w:rsidR="00AF6F9C" w:rsidRDefault="00BB0163">
          <w:pPr>
            <w:pStyle w:val="TM3"/>
            <w:tabs>
              <w:tab w:val="right" w:leader="dot" w:pos="9016"/>
            </w:tabs>
            <w:rPr>
              <w:noProof/>
              <w:sz w:val="22"/>
              <w:szCs w:val="22"/>
              <w:lang w:eastAsia="fr-FR"/>
            </w:rPr>
          </w:pPr>
          <w:hyperlink w:anchor="_Toc74822031" w:history="1">
            <w:r w:rsidR="00AF6F9C" w:rsidRPr="00CB5E27">
              <w:rPr>
                <w:rStyle w:val="Lienhypertexte"/>
                <w:noProof/>
                <w:lang w:val="en-US"/>
              </w:rPr>
              <w:t>File sav\facture\LigneFacture</w:t>
            </w:r>
            <w:r w:rsidR="00AF6F9C">
              <w:rPr>
                <w:noProof/>
                <w:webHidden/>
              </w:rPr>
              <w:tab/>
            </w:r>
            <w:r w:rsidR="00AF6F9C">
              <w:rPr>
                <w:noProof/>
                <w:webHidden/>
              </w:rPr>
              <w:fldChar w:fldCharType="begin"/>
            </w:r>
            <w:r w:rsidR="00AF6F9C">
              <w:rPr>
                <w:noProof/>
                <w:webHidden/>
              </w:rPr>
              <w:instrText xml:space="preserve"> PAGEREF _Toc74822031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54CEC8B7" w14:textId="40FC8FC2" w:rsidR="00AF6F9C" w:rsidRDefault="00BB0163">
          <w:pPr>
            <w:pStyle w:val="TM3"/>
            <w:tabs>
              <w:tab w:val="right" w:leader="dot" w:pos="9016"/>
            </w:tabs>
            <w:rPr>
              <w:noProof/>
              <w:sz w:val="22"/>
              <w:szCs w:val="22"/>
              <w:lang w:eastAsia="fr-FR"/>
            </w:rPr>
          </w:pPr>
          <w:hyperlink w:anchor="_Toc74822032" w:history="1">
            <w:r w:rsidR="00AF6F9C" w:rsidRPr="00CB5E27">
              <w:rPr>
                <w:rStyle w:val="Lienhypertexte"/>
                <w:noProof/>
                <w:lang w:val="en-US"/>
              </w:rPr>
              <w:t>File stock\EntreeStock</w:t>
            </w:r>
            <w:r w:rsidR="00AF6F9C">
              <w:rPr>
                <w:noProof/>
                <w:webHidden/>
              </w:rPr>
              <w:tab/>
            </w:r>
            <w:r w:rsidR="00AF6F9C">
              <w:rPr>
                <w:noProof/>
                <w:webHidden/>
              </w:rPr>
              <w:fldChar w:fldCharType="begin"/>
            </w:r>
            <w:r w:rsidR="00AF6F9C">
              <w:rPr>
                <w:noProof/>
                <w:webHidden/>
              </w:rPr>
              <w:instrText xml:space="preserve"> PAGEREF _Toc74822032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1BF701E1" w14:textId="62382E1B" w:rsidR="00AF6F9C" w:rsidRDefault="00BB0163">
          <w:pPr>
            <w:pStyle w:val="TM3"/>
            <w:tabs>
              <w:tab w:val="right" w:leader="dot" w:pos="9016"/>
            </w:tabs>
            <w:rPr>
              <w:noProof/>
              <w:sz w:val="22"/>
              <w:szCs w:val="22"/>
              <w:lang w:eastAsia="fr-FR"/>
            </w:rPr>
          </w:pPr>
          <w:hyperlink w:anchor="_Toc74822033" w:history="1">
            <w:r w:rsidR="00AF6F9C" w:rsidRPr="00CB5E27">
              <w:rPr>
                <w:rStyle w:val="Lienhypertexte"/>
                <w:noProof/>
              </w:rPr>
              <w:t>File vente\LigneVente</w:t>
            </w:r>
            <w:r w:rsidR="00AF6F9C">
              <w:rPr>
                <w:noProof/>
                <w:webHidden/>
              </w:rPr>
              <w:tab/>
            </w:r>
            <w:r w:rsidR="00AF6F9C">
              <w:rPr>
                <w:noProof/>
                <w:webHidden/>
              </w:rPr>
              <w:fldChar w:fldCharType="begin"/>
            </w:r>
            <w:r w:rsidR="00AF6F9C">
              <w:rPr>
                <w:noProof/>
                <w:webHidden/>
              </w:rPr>
              <w:instrText xml:space="preserve"> PAGEREF _Toc74822033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6E0FCFB4" w14:textId="67CFDB70" w:rsidR="00AF6F9C" w:rsidRDefault="00BB0163">
          <w:pPr>
            <w:pStyle w:val="TM3"/>
            <w:tabs>
              <w:tab w:val="right" w:leader="dot" w:pos="9016"/>
            </w:tabs>
            <w:rPr>
              <w:noProof/>
              <w:sz w:val="22"/>
              <w:szCs w:val="22"/>
              <w:lang w:eastAsia="fr-FR"/>
            </w:rPr>
          </w:pPr>
          <w:hyperlink w:anchor="_Toc74822034" w:history="1">
            <w:r w:rsidR="00AF6F9C" w:rsidRPr="00CB5E27">
              <w:rPr>
                <w:rStyle w:val="Lienhypertexte"/>
                <w:noProof/>
                <w:lang w:val="en-US"/>
              </w:rPr>
              <w:t>File vente\Vente</w:t>
            </w:r>
            <w:r w:rsidR="00AF6F9C">
              <w:rPr>
                <w:noProof/>
                <w:webHidden/>
              </w:rPr>
              <w:tab/>
            </w:r>
            <w:r w:rsidR="00AF6F9C">
              <w:rPr>
                <w:noProof/>
                <w:webHidden/>
              </w:rPr>
              <w:fldChar w:fldCharType="begin"/>
            </w:r>
            <w:r w:rsidR="00AF6F9C">
              <w:rPr>
                <w:noProof/>
                <w:webHidden/>
              </w:rPr>
              <w:instrText xml:space="preserve"> PAGEREF _Toc74822034 \h </w:instrText>
            </w:r>
            <w:r w:rsidR="00AF6F9C">
              <w:rPr>
                <w:noProof/>
                <w:webHidden/>
              </w:rPr>
            </w:r>
            <w:r w:rsidR="00AF6F9C">
              <w:rPr>
                <w:noProof/>
                <w:webHidden/>
              </w:rPr>
              <w:fldChar w:fldCharType="separate"/>
            </w:r>
            <w:r w:rsidR="00AF6F9C">
              <w:rPr>
                <w:noProof/>
                <w:webHidden/>
              </w:rPr>
              <w:t>31</w:t>
            </w:r>
            <w:r w:rsidR="00AF6F9C">
              <w:rPr>
                <w:noProof/>
                <w:webHidden/>
              </w:rPr>
              <w:fldChar w:fldCharType="end"/>
            </w:r>
          </w:hyperlink>
        </w:p>
        <w:p w14:paraId="6FA02AB8" w14:textId="25536963" w:rsidR="00AF6F9C" w:rsidRDefault="00BB0163">
          <w:pPr>
            <w:pStyle w:val="TM2"/>
            <w:tabs>
              <w:tab w:val="right" w:leader="dot" w:pos="9016"/>
            </w:tabs>
            <w:rPr>
              <w:noProof/>
              <w:sz w:val="22"/>
              <w:szCs w:val="22"/>
              <w:lang w:eastAsia="fr-FR"/>
            </w:rPr>
          </w:pPr>
          <w:hyperlink w:anchor="_Toc74822035" w:history="1">
            <w:r w:rsidR="00AF6F9C" w:rsidRPr="00CB5E27">
              <w:rPr>
                <w:rStyle w:val="Lienhypertexte"/>
                <w:noProof/>
                <w:lang w:val="en-US"/>
              </w:rPr>
              <w:t>Package controller</w:t>
            </w:r>
            <w:r w:rsidR="00AF6F9C">
              <w:rPr>
                <w:noProof/>
                <w:webHidden/>
              </w:rPr>
              <w:tab/>
            </w:r>
            <w:r w:rsidR="00AF6F9C">
              <w:rPr>
                <w:noProof/>
                <w:webHidden/>
              </w:rPr>
              <w:fldChar w:fldCharType="begin"/>
            </w:r>
            <w:r w:rsidR="00AF6F9C">
              <w:rPr>
                <w:noProof/>
                <w:webHidden/>
              </w:rPr>
              <w:instrText xml:space="preserve"> PAGEREF _Toc74822035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6E93B845" w14:textId="62625254" w:rsidR="00AF6F9C" w:rsidRDefault="00BB0163">
          <w:pPr>
            <w:pStyle w:val="TM3"/>
            <w:tabs>
              <w:tab w:val="right" w:leader="dot" w:pos="9016"/>
            </w:tabs>
            <w:rPr>
              <w:noProof/>
              <w:sz w:val="22"/>
              <w:szCs w:val="22"/>
              <w:lang w:eastAsia="fr-FR"/>
            </w:rPr>
          </w:pPr>
          <w:hyperlink w:anchor="_Toc74822036" w:history="1">
            <w:r w:rsidR="00AF6F9C" w:rsidRPr="00CB5E27">
              <w:rPr>
                <w:rStyle w:val="Lienhypertexte"/>
                <w:noProof/>
                <w:lang w:val="en-US"/>
              </w:rPr>
              <w:t>File ClientController</w:t>
            </w:r>
            <w:r w:rsidR="00AF6F9C">
              <w:rPr>
                <w:noProof/>
                <w:webHidden/>
              </w:rPr>
              <w:tab/>
            </w:r>
            <w:r w:rsidR="00AF6F9C">
              <w:rPr>
                <w:noProof/>
                <w:webHidden/>
              </w:rPr>
              <w:fldChar w:fldCharType="begin"/>
            </w:r>
            <w:r w:rsidR="00AF6F9C">
              <w:rPr>
                <w:noProof/>
                <w:webHidden/>
              </w:rPr>
              <w:instrText xml:space="preserve"> PAGEREF _Toc74822036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341130C5" w14:textId="2055CEFE" w:rsidR="00AF6F9C" w:rsidRDefault="00BB0163">
          <w:pPr>
            <w:pStyle w:val="TM3"/>
            <w:tabs>
              <w:tab w:val="right" w:leader="dot" w:pos="9016"/>
            </w:tabs>
            <w:rPr>
              <w:noProof/>
              <w:sz w:val="22"/>
              <w:szCs w:val="22"/>
              <w:lang w:eastAsia="fr-FR"/>
            </w:rPr>
          </w:pPr>
          <w:hyperlink w:anchor="_Toc74822037" w:history="1">
            <w:r w:rsidR="00AF6F9C" w:rsidRPr="00CB5E27">
              <w:rPr>
                <w:rStyle w:val="Lienhypertexte"/>
                <w:noProof/>
              </w:rPr>
              <w:t>File EmployeeController</w:t>
            </w:r>
            <w:r w:rsidR="00AF6F9C">
              <w:rPr>
                <w:noProof/>
                <w:webHidden/>
              </w:rPr>
              <w:tab/>
            </w:r>
            <w:r w:rsidR="00AF6F9C">
              <w:rPr>
                <w:noProof/>
                <w:webHidden/>
              </w:rPr>
              <w:fldChar w:fldCharType="begin"/>
            </w:r>
            <w:r w:rsidR="00AF6F9C">
              <w:rPr>
                <w:noProof/>
                <w:webHidden/>
              </w:rPr>
              <w:instrText xml:space="preserve"> PAGEREF _Toc74822037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1288B93B" w14:textId="1B777F04" w:rsidR="00AF6F9C" w:rsidRDefault="00BB0163">
          <w:pPr>
            <w:pStyle w:val="TM3"/>
            <w:tabs>
              <w:tab w:val="right" w:leader="dot" w:pos="9016"/>
            </w:tabs>
            <w:rPr>
              <w:noProof/>
              <w:sz w:val="22"/>
              <w:szCs w:val="22"/>
              <w:lang w:eastAsia="fr-FR"/>
            </w:rPr>
          </w:pPr>
          <w:hyperlink w:anchor="_Toc74822038" w:history="1">
            <w:r w:rsidR="00AF6F9C" w:rsidRPr="00CB5E27">
              <w:rPr>
                <w:rStyle w:val="Lienhypertexte"/>
                <w:noProof/>
              </w:rPr>
              <w:t>File ProduitController</w:t>
            </w:r>
            <w:r w:rsidR="00AF6F9C">
              <w:rPr>
                <w:noProof/>
                <w:webHidden/>
              </w:rPr>
              <w:tab/>
            </w:r>
            <w:r w:rsidR="00AF6F9C">
              <w:rPr>
                <w:noProof/>
                <w:webHidden/>
              </w:rPr>
              <w:fldChar w:fldCharType="begin"/>
            </w:r>
            <w:r w:rsidR="00AF6F9C">
              <w:rPr>
                <w:noProof/>
                <w:webHidden/>
              </w:rPr>
              <w:instrText xml:space="preserve"> PAGEREF _Toc74822038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2236C0BC" w14:textId="48B4F0B3" w:rsidR="00AF6F9C" w:rsidRDefault="00BB0163">
          <w:pPr>
            <w:pStyle w:val="TM3"/>
            <w:tabs>
              <w:tab w:val="right" w:leader="dot" w:pos="9016"/>
            </w:tabs>
            <w:rPr>
              <w:noProof/>
              <w:sz w:val="22"/>
              <w:szCs w:val="22"/>
              <w:lang w:eastAsia="fr-FR"/>
            </w:rPr>
          </w:pPr>
          <w:hyperlink w:anchor="_Toc74822039" w:history="1">
            <w:r w:rsidR="00AF6F9C" w:rsidRPr="00CB5E27">
              <w:rPr>
                <w:rStyle w:val="Lienhypertexte"/>
                <w:noProof/>
              </w:rPr>
              <w:t>File sav\DemandeController</w:t>
            </w:r>
            <w:r w:rsidR="00AF6F9C">
              <w:rPr>
                <w:noProof/>
                <w:webHidden/>
              </w:rPr>
              <w:tab/>
            </w:r>
            <w:r w:rsidR="00AF6F9C">
              <w:rPr>
                <w:noProof/>
                <w:webHidden/>
              </w:rPr>
              <w:fldChar w:fldCharType="begin"/>
            </w:r>
            <w:r w:rsidR="00AF6F9C">
              <w:rPr>
                <w:noProof/>
                <w:webHidden/>
              </w:rPr>
              <w:instrText xml:space="preserve"> PAGEREF _Toc74822039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298CBDE5" w14:textId="0E5CF244" w:rsidR="00AF6F9C" w:rsidRDefault="00BB0163">
          <w:pPr>
            <w:pStyle w:val="TM3"/>
            <w:tabs>
              <w:tab w:val="right" w:leader="dot" w:pos="9016"/>
            </w:tabs>
            <w:rPr>
              <w:noProof/>
              <w:sz w:val="22"/>
              <w:szCs w:val="22"/>
              <w:lang w:eastAsia="fr-FR"/>
            </w:rPr>
          </w:pPr>
          <w:hyperlink w:anchor="_Toc74822040" w:history="1">
            <w:r w:rsidR="00AF6F9C" w:rsidRPr="00CB5E27">
              <w:rPr>
                <w:rStyle w:val="Lienhypertexte"/>
                <w:noProof/>
                <w:lang w:val="en-US"/>
              </w:rPr>
              <w:t>File sav\ReparationController</w:t>
            </w:r>
            <w:r w:rsidR="00AF6F9C">
              <w:rPr>
                <w:noProof/>
                <w:webHidden/>
              </w:rPr>
              <w:tab/>
            </w:r>
            <w:r w:rsidR="00AF6F9C">
              <w:rPr>
                <w:noProof/>
                <w:webHidden/>
              </w:rPr>
              <w:fldChar w:fldCharType="begin"/>
            </w:r>
            <w:r w:rsidR="00AF6F9C">
              <w:rPr>
                <w:noProof/>
                <w:webHidden/>
              </w:rPr>
              <w:instrText xml:space="preserve"> PAGEREF _Toc74822040 \h </w:instrText>
            </w:r>
            <w:r w:rsidR="00AF6F9C">
              <w:rPr>
                <w:noProof/>
                <w:webHidden/>
              </w:rPr>
            </w:r>
            <w:r w:rsidR="00AF6F9C">
              <w:rPr>
                <w:noProof/>
                <w:webHidden/>
              </w:rPr>
              <w:fldChar w:fldCharType="separate"/>
            </w:r>
            <w:r w:rsidR="00AF6F9C">
              <w:rPr>
                <w:noProof/>
                <w:webHidden/>
              </w:rPr>
              <w:t>32</w:t>
            </w:r>
            <w:r w:rsidR="00AF6F9C">
              <w:rPr>
                <w:noProof/>
                <w:webHidden/>
              </w:rPr>
              <w:fldChar w:fldCharType="end"/>
            </w:r>
          </w:hyperlink>
        </w:p>
        <w:p w14:paraId="175DCC9E" w14:textId="2EAF91EF" w:rsidR="00AF6F9C" w:rsidRDefault="00BB0163">
          <w:pPr>
            <w:pStyle w:val="TM3"/>
            <w:tabs>
              <w:tab w:val="right" w:leader="dot" w:pos="9016"/>
            </w:tabs>
            <w:rPr>
              <w:noProof/>
              <w:sz w:val="22"/>
              <w:szCs w:val="22"/>
              <w:lang w:eastAsia="fr-FR"/>
            </w:rPr>
          </w:pPr>
          <w:hyperlink w:anchor="_Toc74822041" w:history="1">
            <w:r w:rsidR="00AF6F9C" w:rsidRPr="00CB5E27">
              <w:rPr>
                <w:rStyle w:val="Lienhypertexte"/>
                <w:noProof/>
                <w:lang w:val="en-US"/>
              </w:rPr>
              <w:t>File sav\SAVController</w:t>
            </w:r>
            <w:r w:rsidR="00AF6F9C">
              <w:rPr>
                <w:noProof/>
                <w:webHidden/>
              </w:rPr>
              <w:tab/>
            </w:r>
            <w:r w:rsidR="00AF6F9C">
              <w:rPr>
                <w:noProof/>
                <w:webHidden/>
              </w:rPr>
              <w:fldChar w:fldCharType="begin"/>
            </w:r>
            <w:r w:rsidR="00AF6F9C">
              <w:rPr>
                <w:noProof/>
                <w:webHidden/>
              </w:rPr>
              <w:instrText xml:space="preserve"> PAGEREF _Toc74822041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47F7563" w14:textId="395C20DC" w:rsidR="00AF6F9C" w:rsidRDefault="00BB0163">
          <w:pPr>
            <w:pStyle w:val="TM3"/>
            <w:tabs>
              <w:tab w:val="right" w:leader="dot" w:pos="9016"/>
            </w:tabs>
            <w:rPr>
              <w:noProof/>
              <w:sz w:val="22"/>
              <w:szCs w:val="22"/>
              <w:lang w:eastAsia="fr-FR"/>
            </w:rPr>
          </w:pPr>
          <w:hyperlink w:anchor="_Toc74822042" w:history="1">
            <w:r w:rsidR="00AF6F9C" w:rsidRPr="00CB5E27">
              <w:rPr>
                <w:rStyle w:val="Lienhypertexte"/>
                <w:noProof/>
                <w:lang w:val="en-US"/>
              </w:rPr>
              <w:t>File sav\facture\FactureController</w:t>
            </w:r>
            <w:r w:rsidR="00AF6F9C">
              <w:rPr>
                <w:noProof/>
                <w:webHidden/>
              </w:rPr>
              <w:tab/>
            </w:r>
            <w:r w:rsidR="00AF6F9C">
              <w:rPr>
                <w:noProof/>
                <w:webHidden/>
              </w:rPr>
              <w:fldChar w:fldCharType="begin"/>
            </w:r>
            <w:r w:rsidR="00AF6F9C">
              <w:rPr>
                <w:noProof/>
                <w:webHidden/>
              </w:rPr>
              <w:instrText xml:space="preserve"> PAGEREF _Toc74822042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28C6FBFB" w14:textId="227941B2" w:rsidR="00AF6F9C" w:rsidRDefault="00BB0163">
          <w:pPr>
            <w:pStyle w:val="TM3"/>
            <w:tabs>
              <w:tab w:val="right" w:leader="dot" w:pos="9016"/>
            </w:tabs>
            <w:rPr>
              <w:noProof/>
              <w:sz w:val="22"/>
              <w:szCs w:val="22"/>
              <w:lang w:eastAsia="fr-FR"/>
            </w:rPr>
          </w:pPr>
          <w:hyperlink w:anchor="_Toc74822043" w:history="1">
            <w:r w:rsidR="00AF6F9C" w:rsidRPr="00CB5E27">
              <w:rPr>
                <w:rStyle w:val="Lienhypertexte"/>
                <w:noProof/>
                <w:lang w:val="en-US"/>
              </w:rPr>
              <w:t>File sav\facture\LigneFactureController</w:t>
            </w:r>
            <w:r w:rsidR="00AF6F9C">
              <w:rPr>
                <w:noProof/>
                <w:webHidden/>
              </w:rPr>
              <w:tab/>
            </w:r>
            <w:r w:rsidR="00AF6F9C">
              <w:rPr>
                <w:noProof/>
                <w:webHidden/>
              </w:rPr>
              <w:fldChar w:fldCharType="begin"/>
            </w:r>
            <w:r w:rsidR="00AF6F9C">
              <w:rPr>
                <w:noProof/>
                <w:webHidden/>
              </w:rPr>
              <w:instrText xml:space="preserve"> PAGEREF _Toc74822043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74BD9BAE" w14:textId="026EAE2C" w:rsidR="00AF6F9C" w:rsidRDefault="00BB0163">
          <w:pPr>
            <w:pStyle w:val="TM3"/>
            <w:tabs>
              <w:tab w:val="right" w:leader="dot" w:pos="9016"/>
            </w:tabs>
            <w:rPr>
              <w:noProof/>
              <w:sz w:val="22"/>
              <w:szCs w:val="22"/>
              <w:lang w:eastAsia="fr-FR"/>
            </w:rPr>
          </w:pPr>
          <w:hyperlink w:anchor="_Toc74822044" w:history="1">
            <w:r w:rsidR="00AF6F9C" w:rsidRPr="00CB5E27">
              <w:rPr>
                <w:rStyle w:val="Lienhypertexte"/>
                <w:noProof/>
                <w:lang w:val="en-US"/>
              </w:rPr>
              <w:t>File stock\EntreeStockController</w:t>
            </w:r>
            <w:r w:rsidR="00AF6F9C">
              <w:rPr>
                <w:noProof/>
                <w:webHidden/>
              </w:rPr>
              <w:tab/>
            </w:r>
            <w:r w:rsidR="00AF6F9C">
              <w:rPr>
                <w:noProof/>
                <w:webHidden/>
              </w:rPr>
              <w:fldChar w:fldCharType="begin"/>
            </w:r>
            <w:r w:rsidR="00AF6F9C">
              <w:rPr>
                <w:noProof/>
                <w:webHidden/>
              </w:rPr>
              <w:instrText xml:space="preserve"> PAGEREF _Toc74822044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290A57B3" w14:textId="7031D8DF" w:rsidR="00AF6F9C" w:rsidRDefault="00BB0163">
          <w:pPr>
            <w:pStyle w:val="TM3"/>
            <w:tabs>
              <w:tab w:val="right" w:leader="dot" w:pos="9016"/>
            </w:tabs>
            <w:rPr>
              <w:noProof/>
              <w:sz w:val="22"/>
              <w:szCs w:val="22"/>
              <w:lang w:eastAsia="fr-FR"/>
            </w:rPr>
          </w:pPr>
          <w:hyperlink w:anchor="_Toc74822045" w:history="1">
            <w:r w:rsidR="00AF6F9C" w:rsidRPr="00CB5E27">
              <w:rPr>
                <w:rStyle w:val="Lienhypertexte"/>
                <w:noProof/>
              </w:rPr>
              <w:t>File vente\LigneVenteController</w:t>
            </w:r>
            <w:r w:rsidR="00AF6F9C">
              <w:rPr>
                <w:noProof/>
                <w:webHidden/>
              </w:rPr>
              <w:tab/>
            </w:r>
            <w:r w:rsidR="00AF6F9C">
              <w:rPr>
                <w:noProof/>
                <w:webHidden/>
              </w:rPr>
              <w:fldChar w:fldCharType="begin"/>
            </w:r>
            <w:r w:rsidR="00AF6F9C">
              <w:rPr>
                <w:noProof/>
                <w:webHidden/>
              </w:rPr>
              <w:instrText xml:space="preserve"> PAGEREF _Toc74822045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CD340AD" w14:textId="24BD45FC" w:rsidR="00AF6F9C" w:rsidRDefault="00BB0163">
          <w:pPr>
            <w:pStyle w:val="TM3"/>
            <w:tabs>
              <w:tab w:val="right" w:leader="dot" w:pos="9016"/>
            </w:tabs>
            <w:rPr>
              <w:noProof/>
              <w:sz w:val="22"/>
              <w:szCs w:val="22"/>
              <w:lang w:eastAsia="fr-FR"/>
            </w:rPr>
          </w:pPr>
          <w:hyperlink w:anchor="_Toc74822046" w:history="1">
            <w:r w:rsidR="00AF6F9C" w:rsidRPr="00CB5E27">
              <w:rPr>
                <w:rStyle w:val="Lienhypertexte"/>
                <w:noProof/>
                <w:lang w:val="en-US"/>
              </w:rPr>
              <w:t>File vente\VenteController</w:t>
            </w:r>
            <w:r w:rsidR="00AF6F9C">
              <w:rPr>
                <w:noProof/>
                <w:webHidden/>
              </w:rPr>
              <w:tab/>
            </w:r>
            <w:r w:rsidR="00AF6F9C">
              <w:rPr>
                <w:noProof/>
                <w:webHidden/>
              </w:rPr>
              <w:fldChar w:fldCharType="begin"/>
            </w:r>
            <w:r w:rsidR="00AF6F9C">
              <w:rPr>
                <w:noProof/>
                <w:webHidden/>
              </w:rPr>
              <w:instrText xml:space="preserve"> PAGEREF _Toc74822046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1F64EDBD" w14:textId="0813032A" w:rsidR="00AF6F9C" w:rsidRDefault="00BB0163">
          <w:pPr>
            <w:pStyle w:val="TM2"/>
            <w:tabs>
              <w:tab w:val="right" w:leader="dot" w:pos="9016"/>
            </w:tabs>
            <w:rPr>
              <w:noProof/>
              <w:sz w:val="22"/>
              <w:szCs w:val="22"/>
              <w:lang w:eastAsia="fr-FR"/>
            </w:rPr>
          </w:pPr>
          <w:hyperlink w:anchor="_Toc74822047" w:history="1">
            <w:r w:rsidR="00AF6F9C" w:rsidRPr="00CB5E27">
              <w:rPr>
                <w:rStyle w:val="Lienhypertexte"/>
                <w:noProof/>
                <w:lang w:val="en-US"/>
              </w:rPr>
              <w:t>Package service</w:t>
            </w:r>
            <w:r w:rsidR="00AF6F9C">
              <w:rPr>
                <w:noProof/>
                <w:webHidden/>
              </w:rPr>
              <w:tab/>
            </w:r>
            <w:r w:rsidR="00AF6F9C">
              <w:rPr>
                <w:noProof/>
                <w:webHidden/>
              </w:rPr>
              <w:fldChar w:fldCharType="begin"/>
            </w:r>
            <w:r w:rsidR="00AF6F9C">
              <w:rPr>
                <w:noProof/>
                <w:webHidden/>
              </w:rPr>
              <w:instrText xml:space="preserve"> PAGEREF _Toc74822047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7E012AAC" w14:textId="36E1C124" w:rsidR="00AF6F9C" w:rsidRDefault="00BB0163">
          <w:pPr>
            <w:pStyle w:val="TM3"/>
            <w:tabs>
              <w:tab w:val="right" w:leader="dot" w:pos="9016"/>
            </w:tabs>
            <w:rPr>
              <w:noProof/>
              <w:sz w:val="22"/>
              <w:szCs w:val="22"/>
              <w:lang w:eastAsia="fr-FR"/>
            </w:rPr>
          </w:pPr>
          <w:hyperlink w:anchor="_Toc74822048" w:history="1">
            <w:r w:rsidR="00AF6F9C" w:rsidRPr="00CB5E27">
              <w:rPr>
                <w:rStyle w:val="Lienhypertexte"/>
                <w:noProof/>
                <w:lang w:val="en-US"/>
              </w:rPr>
              <w:t>File ClientService</w:t>
            </w:r>
            <w:r w:rsidR="00AF6F9C">
              <w:rPr>
                <w:noProof/>
                <w:webHidden/>
              </w:rPr>
              <w:tab/>
            </w:r>
            <w:r w:rsidR="00AF6F9C">
              <w:rPr>
                <w:noProof/>
                <w:webHidden/>
              </w:rPr>
              <w:fldChar w:fldCharType="begin"/>
            </w:r>
            <w:r w:rsidR="00AF6F9C">
              <w:rPr>
                <w:noProof/>
                <w:webHidden/>
              </w:rPr>
              <w:instrText xml:space="preserve"> PAGEREF _Toc74822048 \h </w:instrText>
            </w:r>
            <w:r w:rsidR="00AF6F9C">
              <w:rPr>
                <w:noProof/>
                <w:webHidden/>
              </w:rPr>
            </w:r>
            <w:r w:rsidR="00AF6F9C">
              <w:rPr>
                <w:noProof/>
                <w:webHidden/>
              </w:rPr>
              <w:fldChar w:fldCharType="separate"/>
            </w:r>
            <w:r w:rsidR="00AF6F9C">
              <w:rPr>
                <w:noProof/>
                <w:webHidden/>
              </w:rPr>
              <w:t>33</w:t>
            </w:r>
            <w:r w:rsidR="00AF6F9C">
              <w:rPr>
                <w:noProof/>
                <w:webHidden/>
              </w:rPr>
              <w:fldChar w:fldCharType="end"/>
            </w:r>
          </w:hyperlink>
        </w:p>
        <w:p w14:paraId="0DCEFF79" w14:textId="071CDD58" w:rsidR="00AF6F9C" w:rsidRDefault="00BB0163">
          <w:pPr>
            <w:pStyle w:val="TM3"/>
            <w:tabs>
              <w:tab w:val="right" w:leader="dot" w:pos="9016"/>
            </w:tabs>
            <w:rPr>
              <w:noProof/>
              <w:sz w:val="22"/>
              <w:szCs w:val="22"/>
              <w:lang w:eastAsia="fr-FR"/>
            </w:rPr>
          </w:pPr>
          <w:hyperlink w:anchor="_Toc74822049" w:history="1">
            <w:r w:rsidR="00AF6F9C" w:rsidRPr="00CB5E27">
              <w:rPr>
                <w:rStyle w:val="Lienhypertexte"/>
                <w:noProof/>
                <w:lang w:val="en-US"/>
              </w:rPr>
              <w:t>File EmployeeService</w:t>
            </w:r>
            <w:r w:rsidR="00AF6F9C">
              <w:rPr>
                <w:noProof/>
                <w:webHidden/>
              </w:rPr>
              <w:tab/>
            </w:r>
            <w:r w:rsidR="00AF6F9C">
              <w:rPr>
                <w:noProof/>
                <w:webHidden/>
              </w:rPr>
              <w:fldChar w:fldCharType="begin"/>
            </w:r>
            <w:r w:rsidR="00AF6F9C">
              <w:rPr>
                <w:noProof/>
                <w:webHidden/>
              </w:rPr>
              <w:instrText xml:space="preserve"> PAGEREF _Toc74822049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592B8984" w14:textId="0AB27EBD" w:rsidR="00AF6F9C" w:rsidRDefault="00BB0163">
          <w:pPr>
            <w:pStyle w:val="TM3"/>
            <w:tabs>
              <w:tab w:val="right" w:leader="dot" w:pos="9016"/>
            </w:tabs>
            <w:rPr>
              <w:noProof/>
              <w:sz w:val="22"/>
              <w:szCs w:val="22"/>
              <w:lang w:eastAsia="fr-FR"/>
            </w:rPr>
          </w:pPr>
          <w:hyperlink w:anchor="_Toc74822050" w:history="1">
            <w:r w:rsidR="00AF6F9C" w:rsidRPr="00CB5E27">
              <w:rPr>
                <w:rStyle w:val="Lienhypertexte"/>
                <w:noProof/>
                <w:lang w:val="en-US"/>
              </w:rPr>
              <w:t>File IConnectDbService</w:t>
            </w:r>
            <w:r w:rsidR="00AF6F9C">
              <w:rPr>
                <w:noProof/>
                <w:webHidden/>
              </w:rPr>
              <w:tab/>
            </w:r>
            <w:r w:rsidR="00AF6F9C">
              <w:rPr>
                <w:noProof/>
                <w:webHidden/>
              </w:rPr>
              <w:fldChar w:fldCharType="begin"/>
            </w:r>
            <w:r w:rsidR="00AF6F9C">
              <w:rPr>
                <w:noProof/>
                <w:webHidden/>
              </w:rPr>
              <w:instrText xml:space="preserve"> PAGEREF _Toc74822050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6476E82" w14:textId="76D5101D" w:rsidR="00AF6F9C" w:rsidRDefault="00BB0163">
          <w:pPr>
            <w:pStyle w:val="TM3"/>
            <w:tabs>
              <w:tab w:val="right" w:leader="dot" w:pos="9016"/>
            </w:tabs>
            <w:rPr>
              <w:noProof/>
              <w:sz w:val="22"/>
              <w:szCs w:val="22"/>
              <w:lang w:eastAsia="fr-FR"/>
            </w:rPr>
          </w:pPr>
          <w:hyperlink w:anchor="_Toc74822051" w:history="1">
            <w:r w:rsidR="00AF6F9C" w:rsidRPr="00CB5E27">
              <w:rPr>
                <w:rStyle w:val="Lienhypertexte"/>
                <w:noProof/>
              </w:rPr>
              <w:t>File ProduitService</w:t>
            </w:r>
            <w:r w:rsidR="00AF6F9C">
              <w:rPr>
                <w:noProof/>
                <w:webHidden/>
              </w:rPr>
              <w:tab/>
            </w:r>
            <w:r w:rsidR="00AF6F9C">
              <w:rPr>
                <w:noProof/>
                <w:webHidden/>
              </w:rPr>
              <w:fldChar w:fldCharType="begin"/>
            </w:r>
            <w:r w:rsidR="00AF6F9C">
              <w:rPr>
                <w:noProof/>
                <w:webHidden/>
              </w:rPr>
              <w:instrText xml:space="preserve"> PAGEREF _Toc74822051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2D675E19" w14:textId="46105662" w:rsidR="00AF6F9C" w:rsidRDefault="00BB0163">
          <w:pPr>
            <w:pStyle w:val="TM3"/>
            <w:tabs>
              <w:tab w:val="right" w:leader="dot" w:pos="9016"/>
            </w:tabs>
            <w:rPr>
              <w:noProof/>
              <w:sz w:val="22"/>
              <w:szCs w:val="22"/>
              <w:lang w:eastAsia="fr-FR"/>
            </w:rPr>
          </w:pPr>
          <w:hyperlink w:anchor="_Toc74822052" w:history="1">
            <w:r w:rsidR="00AF6F9C" w:rsidRPr="00CB5E27">
              <w:rPr>
                <w:rStyle w:val="Lienhypertexte"/>
                <w:noProof/>
              </w:rPr>
              <w:t>File sav\DemandeService</w:t>
            </w:r>
            <w:r w:rsidR="00AF6F9C">
              <w:rPr>
                <w:noProof/>
                <w:webHidden/>
              </w:rPr>
              <w:tab/>
            </w:r>
            <w:r w:rsidR="00AF6F9C">
              <w:rPr>
                <w:noProof/>
                <w:webHidden/>
              </w:rPr>
              <w:fldChar w:fldCharType="begin"/>
            </w:r>
            <w:r w:rsidR="00AF6F9C">
              <w:rPr>
                <w:noProof/>
                <w:webHidden/>
              </w:rPr>
              <w:instrText xml:space="preserve"> PAGEREF _Toc74822052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191BC12" w14:textId="2267CB59" w:rsidR="00AF6F9C" w:rsidRDefault="00BB0163">
          <w:pPr>
            <w:pStyle w:val="TM3"/>
            <w:tabs>
              <w:tab w:val="right" w:leader="dot" w:pos="9016"/>
            </w:tabs>
            <w:rPr>
              <w:noProof/>
              <w:sz w:val="22"/>
              <w:szCs w:val="22"/>
              <w:lang w:eastAsia="fr-FR"/>
            </w:rPr>
          </w:pPr>
          <w:hyperlink w:anchor="_Toc74822053" w:history="1">
            <w:r w:rsidR="00AF6F9C" w:rsidRPr="00CB5E27">
              <w:rPr>
                <w:rStyle w:val="Lienhypertexte"/>
                <w:noProof/>
                <w:lang w:val="en-US"/>
              </w:rPr>
              <w:t>File sav\ReparationService</w:t>
            </w:r>
            <w:r w:rsidR="00AF6F9C">
              <w:rPr>
                <w:noProof/>
                <w:webHidden/>
              </w:rPr>
              <w:tab/>
            </w:r>
            <w:r w:rsidR="00AF6F9C">
              <w:rPr>
                <w:noProof/>
                <w:webHidden/>
              </w:rPr>
              <w:fldChar w:fldCharType="begin"/>
            </w:r>
            <w:r w:rsidR="00AF6F9C">
              <w:rPr>
                <w:noProof/>
                <w:webHidden/>
              </w:rPr>
              <w:instrText xml:space="preserve"> PAGEREF _Toc74822053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7EE8FA51" w14:textId="3E498062" w:rsidR="00AF6F9C" w:rsidRDefault="00BB0163">
          <w:pPr>
            <w:pStyle w:val="TM3"/>
            <w:tabs>
              <w:tab w:val="right" w:leader="dot" w:pos="9016"/>
            </w:tabs>
            <w:rPr>
              <w:noProof/>
              <w:sz w:val="22"/>
              <w:szCs w:val="22"/>
              <w:lang w:eastAsia="fr-FR"/>
            </w:rPr>
          </w:pPr>
          <w:hyperlink w:anchor="_Toc74822054" w:history="1">
            <w:r w:rsidR="00AF6F9C" w:rsidRPr="00CB5E27">
              <w:rPr>
                <w:rStyle w:val="Lienhypertexte"/>
                <w:noProof/>
                <w:lang w:val="en-US"/>
              </w:rPr>
              <w:t>File sav\facture\FactureService</w:t>
            </w:r>
            <w:r w:rsidR="00AF6F9C">
              <w:rPr>
                <w:noProof/>
                <w:webHidden/>
              </w:rPr>
              <w:tab/>
            </w:r>
            <w:r w:rsidR="00AF6F9C">
              <w:rPr>
                <w:noProof/>
                <w:webHidden/>
              </w:rPr>
              <w:fldChar w:fldCharType="begin"/>
            </w:r>
            <w:r w:rsidR="00AF6F9C">
              <w:rPr>
                <w:noProof/>
                <w:webHidden/>
              </w:rPr>
              <w:instrText xml:space="preserve"> PAGEREF _Toc74822054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4AD7F853" w14:textId="6345BC41" w:rsidR="00AF6F9C" w:rsidRDefault="00BB0163">
          <w:pPr>
            <w:pStyle w:val="TM3"/>
            <w:tabs>
              <w:tab w:val="right" w:leader="dot" w:pos="9016"/>
            </w:tabs>
            <w:rPr>
              <w:noProof/>
              <w:sz w:val="22"/>
              <w:szCs w:val="22"/>
              <w:lang w:eastAsia="fr-FR"/>
            </w:rPr>
          </w:pPr>
          <w:hyperlink w:anchor="_Toc74822055" w:history="1">
            <w:r w:rsidR="00AF6F9C" w:rsidRPr="00CB5E27">
              <w:rPr>
                <w:rStyle w:val="Lienhypertexte"/>
                <w:noProof/>
                <w:lang w:val="en-US"/>
              </w:rPr>
              <w:t>File sav\facture\LigneFactureService</w:t>
            </w:r>
            <w:r w:rsidR="00AF6F9C">
              <w:rPr>
                <w:noProof/>
                <w:webHidden/>
              </w:rPr>
              <w:tab/>
            </w:r>
            <w:r w:rsidR="00AF6F9C">
              <w:rPr>
                <w:noProof/>
                <w:webHidden/>
              </w:rPr>
              <w:fldChar w:fldCharType="begin"/>
            </w:r>
            <w:r w:rsidR="00AF6F9C">
              <w:rPr>
                <w:noProof/>
                <w:webHidden/>
              </w:rPr>
              <w:instrText xml:space="preserve"> PAGEREF _Toc74822055 \h </w:instrText>
            </w:r>
            <w:r w:rsidR="00AF6F9C">
              <w:rPr>
                <w:noProof/>
                <w:webHidden/>
              </w:rPr>
            </w:r>
            <w:r w:rsidR="00AF6F9C">
              <w:rPr>
                <w:noProof/>
                <w:webHidden/>
              </w:rPr>
              <w:fldChar w:fldCharType="separate"/>
            </w:r>
            <w:r w:rsidR="00AF6F9C">
              <w:rPr>
                <w:noProof/>
                <w:webHidden/>
              </w:rPr>
              <w:t>34</w:t>
            </w:r>
            <w:r w:rsidR="00AF6F9C">
              <w:rPr>
                <w:noProof/>
                <w:webHidden/>
              </w:rPr>
              <w:fldChar w:fldCharType="end"/>
            </w:r>
          </w:hyperlink>
        </w:p>
        <w:p w14:paraId="5A5E6E94" w14:textId="17F52409" w:rsidR="00AF6F9C" w:rsidRDefault="00BB0163">
          <w:pPr>
            <w:pStyle w:val="TM3"/>
            <w:tabs>
              <w:tab w:val="right" w:leader="dot" w:pos="9016"/>
            </w:tabs>
            <w:rPr>
              <w:noProof/>
              <w:sz w:val="22"/>
              <w:szCs w:val="22"/>
              <w:lang w:eastAsia="fr-FR"/>
            </w:rPr>
          </w:pPr>
          <w:hyperlink w:anchor="_Toc74822056" w:history="1">
            <w:r w:rsidR="00AF6F9C" w:rsidRPr="00CB5E27">
              <w:rPr>
                <w:rStyle w:val="Lienhypertexte"/>
                <w:noProof/>
                <w:lang w:val="en-US"/>
              </w:rPr>
              <w:t>File stock\EntreeStockService</w:t>
            </w:r>
            <w:r w:rsidR="00AF6F9C">
              <w:rPr>
                <w:noProof/>
                <w:webHidden/>
              </w:rPr>
              <w:tab/>
            </w:r>
            <w:r w:rsidR="00AF6F9C">
              <w:rPr>
                <w:noProof/>
                <w:webHidden/>
              </w:rPr>
              <w:fldChar w:fldCharType="begin"/>
            </w:r>
            <w:r w:rsidR="00AF6F9C">
              <w:rPr>
                <w:noProof/>
                <w:webHidden/>
              </w:rPr>
              <w:instrText xml:space="preserve"> PAGEREF _Toc74822056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73C50937" w14:textId="4B7D4994" w:rsidR="00AF6F9C" w:rsidRDefault="00BB0163">
          <w:pPr>
            <w:pStyle w:val="TM3"/>
            <w:tabs>
              <w:tab w:val="right" w:leader="dot" w:pos="9016"/>
            </w:tabs>
            <w:rPr>
              <w:noProof/>
              <w:sz w:val="22"/>
              <w:szCs w:val="22"/>
              <w:lang w:eastAsia="fr-FR"/>
            </w:rPr>
          </w:pPr>
          <w:hyperlink w:anchor="_Toc74822057" w:history="1">
            <w:r w:rsidR="00AF6F9C" w:rsidRPr="00CB5E27">
              <w:rPr>
                <w:rStyle w:val="Lienhypertexte"/>
                <w:noProof/>
              </w:rPr>
              <w:t>File vente\VenteService</w:t>
            </w:r>
            <w:r w:rsidR="00AF6F9C">
              <w:rPr>
                <w:noProof/>
                <w:webHidden/>
              </w:rPr>
              <w:tab/>
            </w:r>
            <w:r w:rsidR="00AF6F9C">
              <w:rPr>
                <w:noProof/>
                <w:webHidden/>
              </w:rPr>
              <w:fldChar w:fldCharType="begin"/>
            </w:r>
            <w:r w:rsidR="00AF6F9C">
              <w:rPr>
                <w:noProof/>
                <w:webHidden/>
              </w:rPr>
              <w:instrText xml:space="preserve"> PAGEREF _Toc74822057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68FF80EF" w14:textId="25B635AD" w:rsidR="00AF6F9C" w:rsidRDefault="00BB0163">
          <w:pPr>
            <w:pStyle w:val="TM3"/>
            <w:tabs>
              <w:tab w:val="right" w:leader="dot" w:pos="9016"/>
            </w:tabs>
            <w:rPr>
              <w:noProof/>
              <w:sz w:val="22"/>
              <w:szCs w:val="22"/>
              <w:lang w:eastAsia="fr-FR"/>
            </w:rPr>
          </w:pPr>
          <w:hyperlink w:anchor="_Toc74822058" w:history="1">
            <w:r w:rsidR="00AF6F9C" w:rsidRPr="00CB5E27">
              <w:rPr>
                <w:rStyle w:val="Lienhypertexte"/>
                <w:noProof/>
              </w:rPr>
              <w:t>File vente\LigneVenteService</w:t>
            </w:r>
            <w:r w:rsidR="00AF6F9C">
              <w:rPr>
                <w:noProof/>
                <w:webHidden/>
              </w:rPr>
              <w:tab/>
            </w:r>
            <w:r w:rsidR="00AF6F9C">
              <w:rPr>
                <w:noProof/>
                <w:webHidden/>
              </w:rPr>
              <w:fldChar w:fldCharType="begin"/>
            </w:r>
            <w:r w:rsidR="00AF6F9C">
              <w:rPr>
                <w:noProof/>
                <w:webHidden/>
              </w:rPr>
              <w:instrText xml:space="preserve"> PAGEREF _Toc74822058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2D0237B4" w14:textId="1C10DF09" w:rsidR="00AF6F9C" w:rsidRDefault="00BB0163">
          <w:pPr>
            <w:pStyle w:val="TM1"/>
            <w:tabs>
              <w:tab w:val="left" w:pos="660"/>
              <w:tab w:val="right" w:leader="dot" w:pos="9016"/>
            </w:tabs>
            <w:rPr>
              <w:noProof/>
              <w:sz w:val="22"/>
              <w:szCs w:val="22"/>
              <w:lang w:eastAsia="fr-FR"/>
            </w:rPr>
          </w:pPr>
          <w:hyperlink w:anchor="_Toc74822059" w:history="1">
            <w:r w:rsidR="00AF6F9C" w:rsidRPr="00CB5E27">
              <w:rPr>
                <w:rStyle w:val="Lienhypertexte"/>
                <w:noProof/>
              </w:rPr>
              <w:t>10-</w:t>
            </w:r>
            <w:r w:rsidR="00AF6F9C">
              <w:rPr>
                <w:noProof/>
                <w:sz w:val="22"/>
                <w:szCs w:val="22"/>
                <w:lang w:eastAsia="fr-FR"/>
              </w:rPr>
              <w:tab/>
            </w:r>
            <w:r w:rsidR="00AF6F9C" w:rsidRPr="00CB5E27">
              <w:rPr>
                <w:rStyle w:val="Lienhypertexte"/>
                <w:noProof/>
              </w:rPr>
              <w:t>Annexes</w:t>
            </w:r>
            <w:r w:rsidR="00AF6F9C">
              <w:rPr>
                <w:noProof/>
                <w:webHidden/>
              </w:rPr>
              <w:tab/>
            </w:r>
            <w:r w:rsidR="00AF6F9C">
              <w:rPr>
                <w:noProof/>
                <w:webHidden/>
              </w:rPr>
              <w:fldChar w:fldCharType="begin"/>
            </w:r>
            <w:r w:rsidR="00AF6F9C">
              <w:rPr>
                <w:noProof/>
                <w:webHidden/>
              </w:rPr>
              <w:instrText xml:space="preserve"> PAGEREF _Toc74822059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491FB6ED" w14:textId="58F5DE3C" w:rsidR="00AF6F9C" w:rsidRDefault="00BB0163">
          <w:pPr>
            <w:pStyle w:val="TM2"/>
            <w:tabs>
              <w:tab w:val="right" w:leader="dot" w:pos="9016"/>
            </w:tabs>
            <w:rPr>
              <w:noProof/>
              <w:sz w:val="22"/>
              <w:szCs w:val="22"/>
              <w:lang w:eastAsia="fr-FR"/>
            </w:rPr>
          </w:pPr>
          <w:hyperlink w:anchor="_Toc74822060" w:history="1">
            <w:r w:rsidR="00AF6F9C" w:rsidRPr="00CB5E27">
              <w:rPr>
                <w:rStyle w:val="Lienhypertexte"/>
                <w:noProof/>
              </w:rPr>
              <w:t>Outils</w:t>
            </w:r>
            <w:r w:rsidR="00AF6F9C">
              <w:rPr>
                <w:noProof/>
                <w:webHidden/>
              </w:rPr>
              <w:tab/>
            </w:r>
            <w:r w:rsidR="00AF6F9C">
              <w:rPr>
                <w:noProof/>
                <w:webHidden/>
              </w:rPr>
              <w:fldChar w:fldCharType="begin"/>
            </w:r>
            <w:r w:rsidR="00AF6F9C">
              <w:rPr>
                <w:noProof/>
                <w:webHidden/>
              </w:rPr>
              <w:instrText xml:space="preserve"> PAGEREF _Toc74822060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60B98753" w14:textId="76C93242" w:rsidR="00AF6F9C" w:rsidRDefault="00BB0163">
          <w:pPr>
            <w:pStyle w:val="TM2"/>
            <w:tabs>
              <w:tab w:val="right" w:leader="dot" w:pos="9016"/>
            </w:tabs>
            <w:rPr>
              <w:noProof/>
              <w:sz w:val="22"/>
              <w:szCs w:val="22"/>
              <w:lang w:eastAsia="fr-FR"/>
            </w:rPr>
          </w:pPr>
          <w:hyperlink w:anchor="_Toc74822061" w:history="1">
            <w:r w:rsidR="00AF6F9C" w:rsidRPr="00CB5E27">
              <w:rPr>
                <w:rStyle w:val="Lienhypertexte"/>
                <w:noProof/>
              </w:rPr>
              <w:t>Environnement de développement</w:t>
            </w:r>
            <w:r w:rsidR="00AF6F9C">
              <w:rPr>
                <w:noProof/>
                <w:webHidden/>
              </w:rPr>
              <w:tab/>
            </w:r>
            <w:r w:rsidR="00AF6F9C">
              <w:rPr>
                <w:noProof/>
                <w:webHidden/>
              </w:rPr>
              <w:fldChar w:fldCharType="begin"/>
            </w:r>
            <w:r w:rsidR="00AF6F9C">
              <w:rPr>
                <w:noProof/>
                <w:webHidden/>
              </w:rPr>
              <w:instrText xml:space="preserve"> PAGEREF _Toc74822061 \h </w:instrText>
            </w:r>
            <w:r w:rsidR="00AF6F9C">
              <w:rPr>
                <w:noProof/>
                <w:webHidden/>
              </w:rPr>
            </w:r>
            <w:r w:rsidR="00AF6F9C">
              <w:rPr>
                <w:noProof/>
                <w:webHidden/>
              </w:rPr>
              <w:fldChar w:fldCharType="separate"/>
            </w:r>
            <w:r w:rsidR="00AF6F9C">
              <w:rPr>
                <w:noProof/>
                <w:webHidden/>
              </w:rPr>
              <w:t>35</w:t>
            </w:r>
            <w:r w:rsidR="00AF6F9C">
              <w:rPr>
                <w:noProof/>
                <w:webHidden/>
              </w:rPr>
              <w:fldChar w:fldCharType="end"/>
            </w:r>
          </w:hyperlink>
        </w:p>
        <w:p w14:paraId="7E09FB67" w14:textId="48896434" w:rsidR="004B633E" w:rsidRPr="00AC29E8" w:rsidRDefault="004B633E" w:rsidP="00AC29E8">
          <w:pPr>
            <w:jc w:val="both"/>
          </w:pPr>
          <w:r w:rsidRPr="00AC29E8">
            <w:rPr>
              <w:b/>
              <w:bCs/>
            </w:rPr>
            <w:fldChar w:fldCharType="end"/>
          </w:r>
        </w:p>
      </w:sdtContent>
    </w:sdt>
    <w:p w14:paraId="50E3CB2C" w14:textId="6B1F9F29" w:rsidR="004B633E" w:rsidRPr="00AC29E8" w:rsidRDefault="004B633E" w:rsidP="00AC29E8">
      <w:pPr>
        <w:jc w:val="both"/>
        <w:rPr>
          <w:rFonts w:eastAsia="Times New Roman" w:cs="Times New Roman"/>
        </w:rPr>
      </w:pP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r w:rsidRPr="00AC29E8">
        <w:rPr>
          <w:rFonts w:ascii="Arial" w:eastAsia="Times New Roman" w:hAnsi="Arial" w:cs="Arial"/>
          <w:color w:val="000000"/>
          <w:sz w:val="22"/>
          <w:szCs w:val="22"/>
        </w:rPr>
        <w:tab/>
      </w:r>
    </w:p>
    <w:p w14:paraId="0BAA7E61" w14:textId="28587826" w:rsidR="004B633E" w:rsidRPr="00AC29E8" w:rsidRDefault="004B633E" w:rsidP="00AC29E8">
      <w:pPr>
        <w:jc w:val="both"/>
      </w:pPr>
    </w:p>
    <w:p w14:paraId="650607C5" w14:textId="77777777" w:rsidR="004B633E" w:rsidRPr="00AC29E8" w:rsidRDefault="004B633E" w:rsidP="00AC29E8">
      <w:pPr>
        <w:jc w:val="both"/>
      </w:pPr>
      <w:r w:rsidRPr="00AC29E8">
        <w:br w:type="page"/>
      </w:r>
    </w:p>
    <w:p w14:paraId="7E373E28" w14:textId="658186D3" w:rsidR="004E29ED" w:rsidRPr="00AC29E8" w:rsidRDefault="004B633E" w:rsidP="00AC29E8">
      <w:pPr>
        <w:pStyle w:val="Titre1"/>
        <w:numPr>
          <w:ilvl w:val="0"/>
          <w:numId w:val="1"/>
        </w:numPr>
        <w:ind w:hanging="720"/>
        <w:jc w:val="both"/>
      </w:pPr>
      <w:bookmarkStart w:id="0" w:name="_Toc74821984"/>
      <w:r w:rsidRPr="00AC29E8">
        <w:lastRenderedPageBreak/>
        <w:t>Introduction</w:t>
      </w:r>
      <w:bookmarkEnd w:id="0"/>
    </w:p>
    <w:p w14:paraId="4439B713" w14:textId="220D4D5F" w:rsidR="004B633E" w:rsidRPr="00AC29E8" w:rsidRDefault="004B633E" w:rsidP="00AC29E8">
      <w:pPr>
        <w:pStyle w:val="Titre2"/>
        <w:jc w:val="both"/>
      </w:pPr>
      <w:bookmarkStart w:id="1" w:name="_Toc74821985"/>
      <w:r w:rsidRPr="00AC29E8">
        <w:t>Buts et destinataires</w:t>
      </w:r>
      <w:bookmarkEnd w:id="1"/>
    </w:p>
    <w:p w14:paraId="132D38D4" w14:textId="2C1F8562" w:rsidR="0090232E" w:rsidRPr="00AC29E8" w:rsidRDefault="0090232E" w:rsidP="00AC29E8">
      <w:pPr>
        <w:jc w:val="both"/>
      </w:pPr>
      <w:r w:rsidRPr="00AC29E8">
        <w:t>L’objectif de ce projet est de proposer un prototype d’un logiciel permettant la gestion d’un magasin d’électroménager.</w:t>
      </w:r>
      <w:r w:rsidR="00DF6119" w:rsidRPr="00AC29E8">
        <w:t xml:space="preserve"> Celui-ci doit faciliter le bon déroulement de la vente et du service après-vente du magasin.</w:t>
      </w:r>
    </w:p>
    <w:p w14:paraId="735DFFD6" w14:textId="5A22701D" w:rsidR="0090232E" w:rsidRPr="00AC29E8" w:rsidRDefault="0090232E" w:rsidP="00AC29E8">
      <w:pPr>
        <w:jc w:val="both"/>
      </w:pPr>
      <w:r w:rsidRPr="00AC29E8">
        <w:t>L’organisme commanditaire souhaite remettre au gout du jour son outil déjà existant, dans l’objectif d’avoir une meilleure gestion de leurs ressources et de simplifier l’exécution des différentes tâches de leurs employé.</w:t>
      </w:r>
    </w:p>
    <w:p w14:paraId="7633DE8D" w14:textId="72A3C734" w:rsidR="00EF3F69" w:rsidRPr="00EB58B5" w:rsidRDefault="00EB58B5" w:rsidP="00AC29E8">
      <w:pPr>
        <w:jc w:val="both"/>
        <w:rPr>
          <w:color w:val="FF0000"/>
        </w:rPr>
      </w:pPr>
      <w:r w:rsidRPr="00EB58B5">
        <w:rPr>
          <w:color w:val="FF0000"/>
        </w:rPr>
        <w:t>A compléter</w:t>
      </w:r>
    </w:p>
    <w:p w14:paraId="62460036" w14:textId="2B15EED0" w:rsidR="004B633E" w:rsidRPr="00AC29E8" w:rsidRDefault="004B633E" w:rsidP="00AC29E8">
      <w:pPr>
        <w:pStyle w:val="Titre2"/>
        <w:jc w:val="both"/>
      </w:pPr>
      <w:bookmarkStart w:id="2" w:name="_Toc74821986"/>
      <w:r w:rsidRPr="00AC29E8">
        <w:t>Présentations générale du document</w:t>
      </w:r>
      <w:bookmarkEnd w:id="2"/>
    </w:p>
    <w:p w14:paraId="6FE5A8F7" w14:textId="101E12CD" w:rsidR="002A023F" w:rsidRDefault="0090232E" w:rsidP="00AC29E8">
      <w:pPr>
        <w:jc w:val="both"/>
      </w:pPr>
      <w:r w:rsidRPr="00AC29E8">
        <w:t>Ce document présente donc dans un premier temps le projet d’un point de vue générale à l’aide d’une brève description et de diagrammes UML.</w:t>
      </w:r>
    </w:p>
    <w:p w14:paraId="5AF70B30" w14:textId="1971F937" w:rsidR="00EB58B5" w:rsidRPr="00EB58B5" w:rsidRDefault="00EB58B5" w:rsidP="00AC29E8">
      <w:pPr>
        <w:jc w:val="both"/>
        <w:rPr>
          <w:color w:val="FF0000"/>
        </w:rPr>
      </w:pPr>
      <w:r w:rsidRPr="00EB58B5">
        <w:rPr>
          <w:color w:val="FF0000"/>
        </w:rPr>
        <w:t xml:space="preserve">A compléter </w:t>
      </w:r>
    </w:p>
    <w:p w14:paraId="27ED5836" w14:textId="0094066F" w:rsidR="0090232E" w:rsidRPr="00AC29E8" w:rsidRDefault="002A023F" w:rsidP="00AC29E8">
      <w:pPr>
        <w:jc w:val="both"/>
      </w:pPr>
      <w:r w:rsidRPr="00AC29E8">
        <w:br w:type="page"/>
      </w:r>
    </w:p>
    <w:p w14:paraId="4CF5723C" w14:textId="08E1EA9A" w:rsidR="004B633E" w:rsidRPr="00AC29E8" w:rsidRDefault="004B633E" w:rsidP="00AC29E8">
      <w:pPr>
        <w:pStyle w:val="Titre1"/>
        <w:numPr>
          <w:ilvl w:val="0"/>
          <w:numId w:val="1"/>
        </w:numPr>
        <w:ind w:hanging="720"/>
        <w:jc w:val="both"/>
      </w:pPr>
      <w:bookmarkStart w:id="3" w:name="_Toc74821987"/>
      <w:r w:rsidRPr="00AC29E8">
        <w:lastRenderedPageBreak/>
        <w:t>Description générale</w:t>
      </w:r>
      <w:bookmarkEnd w:id="3"/>
    </w:p>
    <w:p w14:paraId="5DF1BA5C" w14:textId="21376939" w:rsidR="004B633E" w:rsidRPr="00AC29E8" w:rsidRDefault="004B633E" w:rsidP="00AC29E8">
      <w:pPr>
        <w:pStyle w:val="Titre2"/>
        <w:jc w:val="both"/>
      </w:pPr>
      <w:bookmarkStart w:id="4" w:name="_Toc74821988"/>
      <w:r w:rsidRPr="00AC29E8">
        <w:t xml:space="preserve">Environnement ou contexte du </w:t>
      </w:r>
      <w:r w:rsidR="00DF6119" w:rsidRPr="00AC29E8">
        <w:t>système</w:t>
      </w:r>
      <w:bookmarkEnd w:id="4"/>
    </w:p>
    <w:p w14:paraId="241EE09B" w14:textId="77777777" w:rsidR="00AC29E8" w:rsidRPr="00AC29E8" w:rsidRDefault="00AC29E8" w:rsidP="003616B4">
      <w:pPr>
        <w:pStyle w:val="Titre3"/>
        <w:rPr>
          <w:rFonts w:ascii="Times New Roman" w:eastAsia="Times New Roman" w:hAnsi="Times New Roman" w:cs="Times New Roman"/>
          <w:lang w:eastAsia="fr-FR"/>
        </w:rPr>
      </w:pPr>
      <w:bookmarkStart w:id="5" w:name="_Toc74821989"/>
      <w:r w:rsidRPr="003616B4">
        <w:rPr>
          <w:rFonts w:eastAsia="Times New Roman"/>
          <w:lang w:eastAsia="fr-FR"/>
        </w:rPr>
        <w:t>Contexte :</w:t>
      </w:r>
      <w:r w:rsidRPr="00AC29E8">
        <w:rPr>
          <w:rFonts w:eastAsia="Times New Roman"/>
          <w:lang w:eastAsia="fr-FR"/>
        </w:rPr>
        <w:t xml:space="preserve"> Spécification en langage naturel</w:t>
      </w:r>
      <w:bookmarkEnd w:id="5"/>
    </w:p>
    <w:p w14:paraId="4F9B5BDF"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Le logiciel permet de gérer un magasin d’électroménager en trois parties : la vente, le SAV, le stock.</w:t>
      </w:r>
    </w:p>
    <w:p w14:paraId="16205162" w14:textId="456E8D5C" w:rsidR="00AC29E8" w:rsidRPr="00AC29E8" w:rsidRDefault="00AC29E8" w:rsidP="003616B4">
      <w:pPr>
        <w:pStyle w:val="Titre4"/>
        <w:rPr>
          <w:rFonts w:eastAsia="Times New Roman"/>
          <w:lang w:eastAsia="fr-FR"/>
        </w:rPr>
      </w:pPr>
      <w:r w:rsidRPr="00AC29E8">
        <w:rPr>
          <w:rFonts w:eastAsia="Times New Roman"/>
          <w:lang w:eastAsia="fr-FR"/>
        </w:rPr>
        <w:t xml:space="preserve">La vente </w:t>
      </w:r>
    </w:p>
    <w:p w14:paraId="70DEC822"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Concernant la partie vente. Un client veut acheter un article disponible dans le magasin. Pour ce faire, un membre du personnel prend les références de l’article et du client (S’il n’est pas déjà dans le fichier client). Le client peut payer par carte ou en espèces. </w:t>
      </w:r>
    </w:p>
    <w:p w14:paraId="2DB0AEA6" w14:textId="3D46233A" w:rsidR="00AC29E8" w:rsidRPr="00AC29E8" w:rsidRDefault="00AC29E8" w:rsidP="003616B4">
      <w:pPr>
        <w:pStyle w:val="Titre4"/>
        <w:rPr>
          <w:rFonts w:eastAsia="Times New Roman"/>
          <w:lang w:eastAsia="fr-FR"/>
        </w:rPr>
      </w:pPr>
      <w:r w:rsidRPr="00AC29E8">
        <w:rPr>
          <w:rFonts w:eastAsia="Times New Roman"/>
          <w:lang w:eastAsia="fr-FR"/>
        </w:rPr>
        <w:t xml:space="preserve">Le service après-vente (SAV) </w:t>
      </w:r>
    </w:p>
    <w:p w14:paraId="6E28D82A" w14:textId="77777777" w:rsidR="00AC29E8" w:rsidRPr="003616B4" w:rsidRDefault="00AC29E8" w:rsidP="003616B4">
      <w:pPr>
        <w:rPr>
          <w:rFonts w:ascii="Times New Roman" w:eastAsia="Times New Roman" w:hAnsi="Times New Roman" w:cs="Times New Roman"/>
          <w:lang w:eastAsia="fr-FR"/>
        </w:rPr>
      </w:pPr>
      <w:r w:rsidRPr="00AC29E8">
        <w:rPr>
          <w:rFonts w:eastAsia="Times New Roman"/>
          <w:lang w:eastAsia="fr-FR"/>
        </w:rPr>
        <w:t xml:space="preserve">Concernant la partie SAV. Un client a un problème ou souhaite rendre le produit qu’il a acheté. Un membre du personnel prend les références de l’article et du client. Puis il vérifie la date d’achat du produit, si celui-ci est garanti ou non. Le produit est ensuite étudié  pour voir s’il est neuf (pour un retour) ou s’il est défectueux comme indiqué par le client. En fonction de </w:t>
      </w:r>
      <w:r w:rsidRPr="003616B4">
        <w:rPr>
          <w:rFonts w:eastAsia="Times New Roman"/>
          <w:lang w:eastAsia="fr-FR"/>
        </w:rPr>
        <w:t>l’état du produit, on a plusieurs cas possibles :</w:t>
      </w:r>
    </w:p>
    <w:p w14:paraId="2FF9B680"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est repris et on rembourse ou donne un avoir au client.</w:t>
      </w:r>
    </w:p>
    <w:p w14:paraId="19DB0E11"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est envoyé en réparation puis donné au client.</w:t>
      </w:r>
    </w:p>
    <w:p w14:paraId="03B7532F"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n’est pas réparable. S’il en reste en stock, on donne un nouveau produit au client sinon on le rembourse ou lui donne un avoir.</w:t>
      </w:r>
    </w:p>
    <w:p w14:paraId="2AFEDD9C" w14:textId="77777777" w:rsidR="00AC29E8" w:rsidRPr="003616B4" w:rsidRDefault="00AC29E8" w:rsidP="003616B4">
      <w:pPr>
        <w:pStyle w:val="Paragraphedeliste"/>
        <w:numPr>
          <w:ilvl w:val="0"/>
          <w:numId w:val="9"/>
        </w:numPr>
        <w:rPr>
          <w:rFonts w:eastAsia="Times New Roman"/>
          <w:lang w:eastAsia="fr-FR"/>
        </w:rPr>
      </w:pPr>
      <w:r w:rsidRPr="003616B4">
        <w:rPr>
          <w:rFonts w:eastAsia="Times New Roman"/>
          <w:lang w:eastAsia="fr-FR"/>
        </w:rPr>
        <w:t>Il n’a pas de défaut, on le rend au client.</w:t>
      </w:r>
    </w:p>
    <w:p w14:paraId="0E88719B" w14:textId="4576C081" w:rsidR="00AC29E8" w:rsidRPr="003616B4" w:rsidRDefault="00AC29E8" w:rsidP="003616B4">
      <w:pPr>
        <w:pStyle w:val="Paragraphedeliste"/>
        <w:numPr>
          <w:ilvl w:val="0"/>
          <w:numId w:val="9"/>
        </w:numPr>
        <w:rPr>
          <w:rFonts w:ascii="Times New Roman" w:eastAsia="Times New Roman" w:hAnsi="Times New Roman" w:cs="Times New Roman"/>
          <w:lang w:eastAsia="fr-FR"/>
        </w:rPr>
      </w:pPr>
      <w:r w:rsidRPr="003616B4">
        <w:rPr>
          <w:rFonts w:eastAsia="Times New Roman"/>
          <w:lang w:eastAsia="fr-FR"/>
        </w:rPr>
        <w:t>Possibilité de prêter un produit pendant la durée de la réparation. </w:t>
      </w:r>
    </w:p>
    <w:p w14:paraId="237B092C" w14:textId="0CC7370E" w:rsidR="00AC29E8" w:rsidRPr="003616B4" w:rsidRDefault="00AC29E8" w:rsidP="003616B4">
      <w:pPr>
        <w:pStyle w:val="Titre4"/>
        <w:rPr>
          <w:rFonts w:eastAsia="Times New Roman"/>
          <w:lang w:eastAsia="fr-FR"/>
        </w:rPr>
      </w:pPr>
      <w:r w:rsidRPr="003616B4">
        <w:rPr>
          <w:rFonts w:eastAsia="Times New Roman"/>
          <w:lang w:eastAsia="fr-FR"/>
        </w:rPr>
        <w:t xml:space="preserve">Le stock </w:t>
      </w:r>
    </w:p>
    <w:p w14:paraId="3A25A88A" w14:textId="1DD676B3" w:rsidR="003616B4" w:rsidRDefault="00AC29E8" w:rsidP="003616B4">
      <w:pPr>
        <w:rPr>
          <w:rFonts w:eastAsia="Times New Roman"/>
          <w:lang w:eastAsia="fr-FR"/>
        </w:rPr>
      </w:pPr>
      <w:r w:rsidRPr="003616B4">
        <w:rPr>
          <w:rFonts w:eastAsia="Times New Roman"/>
          <w:lang w:eastAsia="fr-FR"/>
        </w:rPr>
        <w:t>Concernant la gestion du stock. Possibilité de voir le stock en temps réel de l’ensemble du magasin. Possibilité de modifier le stock par exemple lors d’un inventaire.</w:t>
      </w:r>
    </w:p>
    <w:p w14:paraId="0EF666E7" w14:textId="2478A82C" w:rsidR="003616B4" w:rsidRPr="003616B4" w:rsidRDefault="003616B4" w:rsidP="003616B4">
      <w:pPr>
        <w:rPr>
          <w:rFonts w:eastAsia="Times New Roman"/>
          <w:lang w:eastAsia="fr-FR"/>
        </w:rPr>
      </w:pPr>
      <w:r>
        <w:rPr>
          <w:rFonts w:eastAsia="Times New Roman"/>
          <w:lang w:eastAsia="fr-FR"/>
        </w:rPr>
        <w:br w:type="page"/>
      </w:r>
    </w:p>
    <w:p w14:paraId="252E0D14" w14:textId="4F2A901A" w:rsidR="003616B4" w:rsidRDefault="003616B4" w:rsidP="003616B4">
      <w:pPr>
        <w:pStyle w:val="Titre3"/>
        <w:rPr>
          <w:rFonts w:eastAsia="Times New Roman"/>
          <w:lang w:eastAsia="fr-FR"/>
        </w:rPr>
      </w:pPr>
      <w:bookmarkStart w:id="6" w:name="_Toc74821990"/>
      <w:r w:rsidRPr="003616B4">
        <w:rPr>
          <w:rFonts w:eastAsia="Times New Roman"/>
          <w:lang w:eastAsia="fr-FR"/>
        </w:rPr>
        <w:lastRenderedPageBreak/>
        <w:t>Diagramme de contexte</w:t>
      </w:r>
      <w:bookmarkEnd w:id="6"/>
      <w:r w:rsidRPr="003616B4">
        <w:rPr>
          <w:rFonts w:eastAsia="Times New Roman"/>
          <w:lang w:eastAsia="fr-FR"/>
        </w:rPr>
        <w:t xml:space="preserve"> </w:t>
      </w:r>
    </w:p>
    <w:p w14:paraId="2EE70565" w14:textId="3BFB474D" w:rsidR="003616B4" w:rsidRPr="003616B4" w:rsidRDefault="003616B4" w:rsidP="003616B4">
      <w:pPr>
        <w:rPr>
          <w:color w:val="FF0000"/>
          <w:lang w:eastAsia="fr-FR"/>
        </w:rPr>
      </w:pPr>
      <w:r>
        <w:rPr>
          <w:color w:val="FF0000"/>
          <w:lang w:eastAsia="fr-FR"/>
        </w:rPr>
        <w:t>Commenter les diagrammes</w:t>
      </w:r>
    </w:p>
    <w:p w14:paraId="28B6A2E0" w14:textId="69D1160F"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SAV </w:t>
      </w:r>
    </w:p>
    <w:p w14:paraId="01934418" w14:textId="22F680ED" w:rsidR="003616B4" w:rsidRP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45CB840D" wp14:editId="647B1DA2">
            <wp:extent cx="4152900" cy="20384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57934" cy="2040891"/>
                    </a:xfrm>
                    <a:prstGeom prst="rect">
                      <a:avLst/>
                    </a:prstGeom>
                    <a:noFill/>
                    <a:ln>
                      <a:noFill/>
                    </a:ln>
                  </pic:spPr>
                </pic:pic>
              </a:graphicData>
            </a:graphic>
          </wp:inline>
        </w:drawing>
      </w:r>
    </w:p>
    <w:p w14:paraId="09A80299" w14:textId="10522612"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Vente </w:t>
      </w:r>
    </w:p>
    <w:p w14:paraId="5AFCE622" w14:textId="0311428C" w:rsidR="003616B4" w:rsidRP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2B95C2A9" wp14:editId="15BAB406">
            <wp:extent cx="4124325" cy="2908823"/>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1859" cy="2914137"/>
                    </a:xfrm>
                    <a:prstGeom prst="rect">
                      <a:avLst/>
                    </a:prstGeom>
                    <a:noFill/>
                    <a:ln>
                      <a:noFill/>
                    </a:ln>
                  </pic:spPr>
                </pic:pic>
              </a:graphicData>
            </a:graphic>
          </wp:inline>
        </w:drawing>
      </w:r>
    </w:p>
    <w:p w14:paraId="33158F37" w14:textId="50A5D7D9" w:rsidR="003616B4" w:rsidRPr="003616B4" w:rsidRDefault="003616B4" w:rsidP="003616B4">
      <w:pPr>
        <w:pStyle w:val="Titre4"/>
        <w:rPr>
          <w:rFonts w:ascii="Times New Roman" w:eastAsia="Times New Roman" w:hAnsi="Times New Roman" w:cs="Times New Roman"/>
          <w:lang w:eastAsia="fr-FR"/>
        </w:rPr>
      </w:pPr>
      <w:r w:rsidRPr="003616B4">
        <w:rPr>
          <w:rFonts w:eastAsia="Times New Roman"/>
          <w:lang w:eastAsia="fr-FR"/>
        </w:rPr>
        <w:t xml:space="preserve">Stock </w:t>
      </w:r>
    </w:p>
    <w:p w14:paraId="605840A6" w14:textId="72D177C0" w:rsidR="003616B4" w:rsidRDefault="003616B4" w:rsidP="003616B4">
      <w:pPr>
        <w:jc w:val="center"/>
        <w:rPr>
          <w:rFonts w:ascii="Times New Roman" w:eastAsia="Times New Roman" w:hAnsi="Times New Roman" w:cs="Times New Roman"/>
          <w:lang w:eastAsia="fr-FR"/>
        </w:rPr>
      </w:pPr>
      <w:r w:rsidRPr="003616B4">
        <w:rPr>
          <w:rFonts w:ascii="Arial" w:eastAsia="Times New Roman" w:hAnsi="Arial" w:cs="Arial"/>
          <w:noProof/>
          <w:color w:val="000000"/>
          <w:sz w:val="17"/>
          <w:szCs w:val="17"/>
          <w:bdr w:val="none" w:sz="0" w:space="0" w:color="auto" w:frame="1"/>
          <w:lang w:eastAsia="fr-FR"/>
        </w:rPr>
        <w:drawing>
          <wp:inline distT="0" distB="0" distL="0" distR="0" wp14:anchorId="2B59A25D" wp14:editId="631A593E">
            <wp:extent cx="4810125" cy="1175609"/>
            <wp:effectExtent l="0" t="0" r="0"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803" cy="1177974"/>
                    </a:xfrm>
                    <a:prstGeom prst="rect">
                      <a:avLst/>
                    </a:prstGeom>
                    <a:noFill/>
                    <a:ln>
                      <a:noFill/>
                    </a:ln>
                  </pic:spPr>
                </pic:pic>
              </a:graphicData>
            </a:graphic>
          </wp:inline>
        </w:drawing>
      </w:r>
    </w:p>
    <w:p w14:paraId="68EBEEF8" w14:textId="77777777" w:rsidR="003616B4" w:rsidRDefault="003616B4">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14:paraId="568976A3" w14:textId="224D5C61" w:rsidR="004B633E" w:rsidRPr="00AC29E8" w:rsidRDefault="004B633E" w:rsidP="00AC29E8">
      <w:pPr>
        <w:pStyle w:val="Titre2"/>
        <w:jc w:val="both"/>
      </w:pPr>
      <w:bookmarkStart w:id="7" w:name="_Toc74821991"/>
      <w:r w:rsidRPr="00AC29E8">
        <w:lastRenderedPageBreak/>
        <w:t>Caractéristique des utilisateurs</w:t>
      </w:r>
      <w:bookmarkEnd w:id="7"/>
    </w:p>
    <w:p w14:paraId="6BC2A813" w14:textId="47E59FA6" w:rsidR="00AC29E8" w:rsidRPr="00AC29E8" w:rsidRDefault="00AC29E8" w:rsidP="003616B4">
      <w:pPr>
        <w:pStyle w:val="Titre3"/>
        <w:rPr>
          <w:rFonts w:eastAsia="Times New Roman"/>
          <w:lang w:eastAsia="fr-FR"/>
        </w:rPr>
      </w:pPr>
      <w:bookmarkStart w:id="8" w:name="_Toc74821992"/>
      <w:r w:rsidRPr="00AC29E8">
        <w:rPr>
          <w:rFonts w:eastAsia="Times New Roman"/>
          <w:lang w:eastAsia="fr-FR"/>
        </w:rPr>
        <w:t>Le client</w:t>
      </w:r>
      <w:bookmarkEnd w:id="8"/>
      <w:r w:rsidRPr="00AC29E8">
        <w:rPr>
          <w:rFonts w:eastAsia="Times New Roman"/>
          <w:lang w:eastAsia="fr-FR"/>
        </w:rPr>
        <w:t xml:space="preserve"> </w:t>
      </w:r>
    </w:p>
    <w:p w14:paraId="25B6D80A" w14:textId="77777777" w:rsidR="00AC29E8" w:rsidRPr="00AC29E8"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Il n’est pas l’utilisateur direct du système, ses informations transitent par un employé de la boutique avant d'être intégrées dans le logiciel. Il est un acteur extérieur du système.</w:t>
      </w:r>
    </w:p>
    <w:p w14:paraId="728ACA47" w14:textId="5825DC06" w:rsidR="00AC29E8" w:rsidRPr="00AC29E8" w:rsidRDefault="00AC29E8" w:rsidP="003616B4">
      <w:pPr>
        <w:pStyle w:val="Titre3"/>
        <w:rPr>
          <w:rFonts w:eastAsia="Times New Roman"/>
          <w:lang w:eastAsia="fr-FR"/>
        </w:rPr>
      </w:pPr>
      <w:bookmarkStart w:id="9" w:name="_Toc74821993"/>
      <w:r w:rsidRPr="00AC29E8">
        <w:rPr>
          <w:rFonts w:eastAsia="Times New Roman"/>
          <w:lang w:eastAsia="fr-FR"/>
        </w:rPr>
        <w:t>Les employés</w:t>
      </w:r>
      <w:bookmarkEnd w:id="9"/>
      <w:r w:rsidRPr="00AC29E8">
        <w:rPr>
          <w:rFonts w:eastAsia="Times New Roman"/>
          <w:lang w:eastAsia="fr-FR"/>
        </w:rPr>
        <w:t xml:space="preserve"> </w:t>
      </w:r>
    </w:p>
    <w:p w14:paraId="0CDDBCCC" w14:textId="3F1DB11B" w:rsidR="00AC29E8" w:rsidRPr="003616B4" w:rsidRDefault="00AC29E8" w:rsidP="00AC29E8">
      <w:pPr>
        <w:jc w:val="both"/>
        <w:rPr>
          <w:rFonts w:ascii="Times New Roman" w:eastAsia="Times New Roman" w:hAnsi="Times New Roman" w:cs="Times New Roman"/>
          <w:szCs w:val="24"/>
          <w:lang w:eastAsia="fr-FR"/>
        </w:rPr>
      </w:pPr>
      <w:r w:rsidRPr="00AC29E8">
        <w:rPr>
          <w:rFonts w:eastAsia="Times New Roman"/>
          <w:szCs w:val="24"/>
          <w:lang w:eastAsia="fr-FR"/>
        </w:rPr>
        <w:t xml:space="preserve">Les employés de l’entreprise sont polyvalents et </w:t>
      </w:r>
      <w:r w:rsidR="005C58E0" w:rsidRPr="00AC29E8">
        <w:rPr>
          <w:rFonts w:eastAsia="Times New Roman"/>
          <w:szCs w:val="24"/>
          <w:lang w:eastAsia="fr-FR"/>
        </w:rPr>
        <w:t>assurent différents</w:t>
      </w:r>
      <w:r w:rsidRPr="00AC29E8">
        <w:rPr>
          <w:rFonts w:eastAsia="Times New Roman"/>
          <w:szCs w:val="24"/>
          <w:lang w:eastAsia="fr-FR"/>
        </w:rPr>
        <w:t xml:space="preserve"> rôles liés à différentes fonctions du logiciel (vente, SAV, gestion du stock).</w:t>
      </w:r>
    </w:p>
    <w:p w14:paraId="1CAC873E" w14:textId="77777777" w:rsidR="00AC29E8" w:rsidRPr="00AC29E8" w:rsidRDefault="00AC29E8" w:rsidP="00AC29E8">
      <w:pPr>
        <w:jc w:val="both"/>
      </w:pPr>
    </w:p>
    <w:p w14:paraId="67C8375A" w14:textId="542E0B97" w:rsidR="004B633E" w:rsidRDefault="004B633E" w:rsidP="00AC29E8">
      <w:pPr>
        <w:pStyle w:val="Titre2"/>
        <w:jc w:val="both"/>
      </w:pPr>
      <w:bookmarkStart w:id="10" w:name="_Toc74821994"/>
      <w:r w:rsidRPr="00AC29E8">
        <w:t>Les contraintes principales de développement</w:t>
      </w:r>
      <w:bookmarkEnd w:id="10"/>
    </w:p>
    <w:p w14:paraId="057F70DB" w14:textId="2946B427" w:rsidR="00AC29E8" w:rsidRPr="00AC29E8" w:rsidRDefault="00AC29E8" w:rsidP="00AC29E8">
      <w:pPr>
        <w:jc w:val="both"/>
        <w:rPr>
          <w:color w:val="FF0000"/>
        </w:rPr>
      </w:pPr>
      <w:r w:rsidRPr="00AC29E8">
        <w:rPr>
          <w:color w:val="FF0000"/>
        </w:rPr>
        <w:t>???</w:t>
      </w:r>
    </w:p>
    <w:p w14:paraId="6B9F02BC" w14:textId="2365A2C6" w:rsidR="002A023F" w:rsidRPr="00AC29E8" w:rsidRDefault="004B633E" w:rsidP="00AC29E8">
      <w:pPr>
        <w:pStyle w:val="Titre2"/>
        <w:jc w:val="both"/>
      </w:pPr>
      <w:bookmarkStart w:id="11" w:name="_Toc74821995"/>
      <w:r w:rsidRPr="00AC29E8">
        <w:t>Hypothèse de travail</w:t>
      </w:r>
      <w:bookmarkEnd w:id="11"/>
    </w:p>
    <w:p w14:paraId="08684682" w14:textId="1E0FF868" w:rsidR="004B633E" w:rsidRPr="00AC29E8" w:rsidRDefault="00AC29E8" w:rsidP="00AC29E8">
      <w:pPr>
        <w:jc w:val="both"/>
        <w:rPr>
          <w:caps/>
          <w:spacing w:val="15"/>
        </w:rPr>
      </w:pPr>
      <w:r w:rsidRPr="00AC29E8">
        <w:rPr>
          <w:color w:val="FF0000"/>
        </w:rPr>
        <w:t>???</w:t>
      </w:r>
      <w:r w:rsidR="002A023F" w:rsidRPr="00AC29E8">
        <w:br w:type="page"/>
      </w:r>
    </w:p>
    <w:p w14:paraId="5BEEE84B" w14:textId="113C2ED7" w:rsidR="004B633E" w:rsidRPr="00AC29E8" w:rsidRDefault="004B633E" w:rsidP="00AC29E8">
      <w:pPr>
        <w:pStyle w:val="Titre1"/>
        <w:numPr>
          <w:ilvl w:val="0"/>
          <w:numId w:val="1"/>
        </w:numPr>
        <w:ind w:left="0" w:firstLine="0"/>
        <w:jc w:val="both"/>
      </w:pPr>
      <w:bookmarkStart w:id="12" w:name="_Toc74821996"/>
      <w:r w:rsidRPr="00AC29E8">
        <w:lastRenderedPageBreak/>
        <w:t>Besoin fonctionnels</w:t>
      </w:r>
      <w:bookmarkEnd w:id="12"/>
    </w:p>
    <w:p w14:paraId="6F14EAAC" w14:textId="3B71D5FE" w:rsidR="004B633E" w:rsidRPr="00AC29E8" w:rsidRDefault="004B633E" w:rsidP="00AC29E8">
      <w:pPr>
        <w:pStyle w:val="Titre2"/>
        <w:jc w:val="both"/>
      </w:pPr>
      <w:bookmarkStart w:id="13" w:name="_Toc74821997"/>
      <w:r w:rsidRPr="00AC29E8">
        <w:t>Nom du cas d'utilisation</w:t>
      </w:r>
      <w:r w:rsidR="00AC29E8">
        <w:t> : Diagramme cas d’utilisation</w:t>
      </w:r>
      <w:bookmarkEnd w:id="13"/>
      <w:r w:rsidR="00AC29E8">
        <w:t xml:space="preserve"> </w:t>
      </w:r>
    </w:p>
    <w:p w14:paraId="54E4E861" w14:textId="5495F388" w:rsidR="00AC29E8" w:rsidRPr="00AC29E8" w:rsidRDefault="00AC29E8" w:rsidP="00AC29E8">
      <w:pPr>
        <w:pStyle w:val="Titre3"/>
        <w:rPr>
          <w:rFonts w:ascii="Times New Roman" w:eastAsia="Times New Roman" w:hAnsi="Times New Roman" w:cs="Times New Roman"/>
          <w:szCs w:val="24"/>
          <w:lang w:eastAsia="fr-FR"/>
        </w:rPr>
      </w:pPr>
      <w:bookmarkStart w:id="14" w:name="_Toc74821998"/>
      <w:r w:rsidRPr="00AC29E8">
        <w:rPr>
          <w:rFonts w:eastAsia="Times New Roman"/>
          <w:lang w:eastAsia="fr-FR"/>
        </w:rPr>
        <w:t>SAV</w:t>
      </w:r>
      <w:bookmarkEnd w:id="14"/>
      <w:r w:rsidRPr="00AC29E8">
        <w:rPr>
          <w:rFonts w:eastAsia="Times New Roman"/>
          <w:lang w:eastAsia="fr-FR"/>
        </w:rPr>
        <w:t xml:space="preserve"> </w:t>
      </w:r>
    </w:p>
    <w:p w14:paraId="447A6725" w14:textId="7BAB0883" w:rsidR="00AC29E8" w:rsidRDefault="00AC29E8" w:rsidP="00EC01F2">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4"/>
          <w:szCs w:val="14"/>
          <w:bdr w:val="none" w:sz="0" w:space="0" w:color="auto" w:frame="1"/>
          <w:lang w:eastAsia="fr-FR"/>
        </w:rPr>
        <w:drawing>
          <wp:inline distT="0" distB="0" distL="0" distR="0" wp14:anchorId="2D56989C" wp14:editId="63BA02B1">
            <wp:extent cx="4944078" cy="3638220"/>
            <wp:effectExtent l="0" t="0" r="9525"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3788" cy="3667441"/>
                    </a:xfrm>
                    <a:prstGeom prst="rect">
                      <a:avLst/>
                    </a:prstGeom>
                    <a:noFill/>
                    <a:ln>
                      <a:noFill/>
                    </a:ln>
                  </pic:spPr>
                </pic:pic>
              </a:graphicData>
            </a:graphic>
          </wp:inline>
        </w:drawing>
      </w:r>
    </w:p>
    <w:tbl>
      <w:tblPr>
        <w:tblW w:w="9026" w:type="dxa"/>
        <w:tblLook w:val="04A0" w:firstRow="1" w:lastRow="0" w:firstColumn="1" w:lastColumn="0" w:noHBand="0" w:noVBand="1"/>
      </w:tblPr>
      <w:tblGrid>
        <w:gridCol w:w="2116"/>
        <w:gridCol w:w="6910"/>
      </w:tblGrid>
      <w:tr w:rsidR="00C85BD8" w14:paraId="7CDC0F2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881F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F23C5" w14:textId="113BB4E8"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1</w:t>
            </w:r>
          </w:p>
        </w:tc>
      </w:tr>
      <w:tr w:rsidR="00C85BD8" w14:paraId="4FCB67D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D920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CD36" w14:textId="098DDF16"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Signale un disfonctionnement</w:t>
            </w:r>
          </w:p>
        </w:tc>
      </w:tr>
      <w:tr w:rsidR="00C85BD8" w14:paraId="1751C0C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40B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E0990" w14:textId="14D80EDF"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Client</w:t>
            </w:r>
          </w:p>
        </w:tc>
      </w:tr>
      <w:tr w:rsidR="00C85BD8" w14:paraId="742238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DD94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64998" w14:textId="747726A0"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Employé</w:t>
            </w:r>
          </w:p>
        </w:tc>
      </w:tr>
      <w:tr w:rsidR="00C85BD8" w14:paraId="7C63B3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55FB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50529" w14:textId="272212ED"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Le client contact le service après-vente pour demander une réparation car son produit à un disfonctionnement</w:t>
            </w:r>
          </w:p>
        </w:tc>
      </w:tr>
      <w:tr w:rsidR="00C85BD8" w14:paraId="57360C7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8428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7C076F" w14:textId="613CC611"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w:t>
            </w:r>
          </w:p>
        </w:tc>
      </w:tr>
      <w:tr w:rsidR="00C85BD8" w14:paraId="099C6DD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9BEB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78D16" w14:textId="7C5DE529" w:rsidR="00304026" w:rsidRPr="00304026" w:rsidRDefault="00C85BD8" w:rsidP="00C438B2">
            <w:pPr>
              <w:spacing w:before="0" w:after="0"/>
              <w:rPr>
                <w:rFonts w:eastAsia="Times New Roman" w:cstheme="minorHAnsi"/>
                <w:szCs w:val="24"/>
                <w:lang w:eastAsia="fr-FR"/>
              </w:rPr>
            </w:pPr>
            <w:r>
              <w:rPr>
                <w:rFonts w:eastAsia="Times New Roman" w:cstheme="minorHAnsi"/>
                <w:szCs w:val="24"/>
                <w:lang w:eastAsia="fr-FR"/>
              </w:rPr>
              <w:t>L’employé récupère le produit, les références du client, vérification de la date d’achat, étude du problème</w:t>
            </w:r>
          </w:p>
        </w:tc>
      </w:tr>
      <w:tr w:rsidR="00C85BD8" w14:paraId="5139FF9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C94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EDD1D" w14:textId="06ED0B63" w:rsidR="00304026" w:rsidRDefault="00950B07" w:rsidP="00C438B2">
            <w:pPr>
              <w:spacing w:before="0" w:after="0"/>
              <w:rPr>
                <w:rFonts w:eastAsia="Times New Roman" w:cstheme="minorHAnsi"/>
                <w:szCs w:val="24"/>
                <w:lang w:eastAsia="fr-FR"/>
              </w:rPr>
            </w:pPr>
            <w:r>
              <w:rPr>
                <w:rFonts w:eastAsia="Times New Roman" w:cstheme="minorHAnsi"/>
                <w:szCs w:val="24"/>
                <w:lang w:eastAsia="fr-FR"/>
              </w:rPr>
              <w:t>a. Recherche client dans la base</w:t>
            </w:r>
          </w:p>
          <w:p w14:paraId="17DC5D77" w14:textId="75612C1A" w:rsidR="00950B07" w:rsidRPr="00304026" w:rsidRDefault="00950B07" w:rsidP="00C438B2">
            <w:pPr>
              <w:spacing w:before="0" w:after="0"/>
              <w:rPr>
                <w:rFonts w:eastAsia="Times New Roman" w:cstheme="minorHAnsi"/>
                <w:szCs w:val="24"/>
                <w:lang w:eastAsia="fr-FR"/>
              </w:rPr>
            </w:pPr>
            <w:r>
              <w:rPr>
                <w:rFonts w:eastAsia="Times New Roman" w:cstheme="minorHAnsi"/>
                <w:szCs w:val="24"/>
                <w:lang w:eastAsia="fr-FR"/>
              </w:rPr>
              <w:t xml:space="preserve">b. Ajout de la demande dans la base avec les informations </w:t>
            </w:r>
          </w:p>
          <w:p w14:paraId="57C59034" w14:textId="77777777" w:rsidR="00304026" w:rsidRPr="00304026" w:rsidRDefault="00304026" w:rsidP="00C438B2">
            <w:pPr>
              <w:spacing w:before="0" w:after="0"/>
              <w:rPr>
                <w:rFonts w:eastAsia="Times New Roman" w:cstheme="minorHAnsi"/>
                <w:szCs w:val="24"/>
                <w:lang w:eastAsia="fr-FR"/>
              </w:rPr>
            </w:pPr>
          </w:p>
        </w:tc>
      </w:tr>
      <w:tr w:rsidR="00C85BD8" w14:paraId="0BDB88A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48D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705F" w14:textId="7482B381" w:rsidR="00950B07" w:rsidRDefault="00950B07" w:rsidP="00950B07">
            <w:pPr>
              <w:spacing w:before="0" w:after="0"/>
              <w:rPr>
                <w:rFonts w:eastAsia="Times New Roman" w:cstheme="minorHAnsi"/>
                <w:szCs w:val="24"/>
                <w:lang w:eastAsia="fr-FR"/>
              </w:rPr>
            </w:pPr>
            <w:r>
              <w:rPr>
                <w:rFonts w:eastAsia="Times New Roman" w:cstheme="minorHAnsi"/>
                <w:szCs w:val="24"/>
                <w:lang w:eastAsia="fr-FR"/>
              </w:rPr>
              <w:t>a. Le client est inconnu</w:t>
            </w:r>
          </w:p>
          <w:p w14:paraId="1A6ABCD9" w14:textId="477180D5" w:rsidR="00304026" w:rsidRPr="00AF6F9C" w:rsidRDefault="00950B07" w:rsidP="00AF6F9C">
            <w:pPr>
              <w:spacing w:before="0" w:after="0"/>
              <w:rPr>
                <w:rFonts w:eastAsia="Times New Roman" w:cstheme="minorHAnsi"/>
                <w:szCs w:val="24"/>
                <w:lang w:eastAsia="fr-FR"/>
              </w:rPr>
            </w:pPr>
            <w:r>
              <w:rPr>
                <w:rFonts w:eastAsia="Times New Roman" w:cstheme="minorHAnsi"/>
                <w:szCs w:val="24"/>
                <w:lang w:eastAsia="fr-FR"/>
              </w:rPr>
              <w:t>b. Le produit n’a pas été acheté au magasin</w:t>
            </w:r>
          </w:p>
        </w:tc>
      </w:tr>
    </w:tbl>
    <w:p w14:paraId="6B728A17" w14:textId="3A97F562" w:rsidR="00304026" w:rsidRDefault="00304026" w:rsidP="00103DD9">
      <w:pPr>
        <w:spacing w:before="0" w:after="0" w:line="240" w:lineRule="auto"/>
        <w:jc w:val="both"/>
        <w:rPr>
          <w:rFonts w:ascii="Times New Roman" w:eastAsia="Times New Roman" w:hAnsi="Times New Roman" w:cs="Times New Roman"/>
          <w:szCs w:val="24"/>
          <w:lang w:eastAsia="fr-FR"/>
        </w:rPr>
      </w:pPr>
    </w:p>
    <w:p w14:paraId="72AD86EB" w14:textId="061DC8CE"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14:paraId="1031551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4234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ACD43" w14:textId="396050FD"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2</w:t>
            </w:r>
          </w:p>
        </w:tc>
      </w:tr>
      <w:tr w:rsidR="00304026" w14:paraId="48A8279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A0D5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EFFCC" w14:textId="77777777" w:rsidR="00304026" w:rsidRPr="00304026" w:rsidRDefault="00304026" w:rsidP="00C438B2">
            <w:pPr>
              <w:spacing w:before="0" w:after="0"/>
              <w:rPr>
                <w:rFonts w:eastAsia="Times New Roman" w:cstheme="minorHAnsi"/>
                <w:szCs w:val="24"/>
                <w:lang w:eastAsia="fr-FR"/>
              </w:rPr>
            </w:pPr>
          </w:p>
        </w:tc>
      </w:tr>
      <w:tr w:rsidR="00304026" w14:paraId="007F713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4076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C6B3" w14:textId="77777777" w:rsidR="00304026" w:rsidRPr="00304026" w:rsidRDefault="00304026" w:rsidP="00C438B2">
            <w:pPr>
              <w:spacing w:before="0" w:after="0"/>
              <w:rPr>
                <w:rFonts w:eastAsia="Times New Roman" w:cstheme="minorHAnsi"/>
                <w:szCs w:val="24"/>
                <w:lang w:eastAsia="fr-FR"/>
              </w:rPr>
            </w:pPr>
          </w:p>
        </w:tc>
      </w:tr>
      <w:tr w:rsidR="00304026" w14:paraId="6CE48CB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6D03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0FF8" w14:textId="77777777" w:rsidR="00304026" w:rsidRPr="00304026" w:rsidRDefault="00304026" w:rsidP="00C438B2">
            <w:pPr>
              <w:spacing w:before="0" w:after="0"/>
              <w:rPr>
                <w:rFonts w:eastAsia="Times New Roman" w:cstheme="minorHAnsi"/>
                <w:szCs w:val="24"/>
                <w:lang w:eastAsia="fr-FR"/>
              </w:rPr>
            </w:pPr>
          </w:p>
        </w:tc>
      </w:tr>
      <w:tr w:rsidR="00304026" w14:paraId="7586D3F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8AE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B1AFB" w14:textId="77777777" w:rsidR="00304026" w:rsidRPr="00304026" w:rsidRDefault="00304026" w:rsidP="00C438B2">
            <w:pPr>
              <w:spacing w:before="0" w:after="0"/>
              <w:rPr>
                <w:rFonts w:eastAsia="Times New Roman" w:cstheme="minorHAnsi"/>
                <w:szCs w:val="24"/>
                <w:lang w:eastAsia="fr-FR"/>
              </w:rPr>
            </w:pPr>
          </w:p>
        </w:tc>
      </w:tr>
      <w:tr w:rsidR="00304026" w14:paraId="410D4F9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EA13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FAB563" w14:textId="77777777" w:rsidR="00304026" w:rsidRPr="00304026" w:rsidRDefault="00304026" w:rsidP="00C438B2">
            <w:pPr>
              <w:spacing w:before="0" w:after="0"/>
              <w:rPr>
                <w:rFonts w:eastAsia="Times New Roman" w:cstheme="minorHAnsi"/>
                <w:szCs w:val="24"/>
                <w:lang w:eastAsia="fr-FR"/>
              </w:rPr>
            </w:pPr>
          </w:p>
        </w:tc>
      </w:tr>
      <w:tr w:rsidR="00304026" w14:paraId="084C95C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3F9C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2F70E" w14:textId="77777777" w:rsidR="00304026" w:rsidRPr="00304026" w:rsidRDefault="00304026" w:rsidP="00C438B2">
            <w:pPr>
              <w:spacing w:before="0" w:after="0"/>
              <w:rPr>
                <w:rFonts w:eastAsia="Times New Roman" w:cstheme="minorHAnsi"/>
                <w:szCs w:val="24"/>
                <w:lang w:eastAsia="fr-FR"/>
              </w:rPr>
            </w:pPr>
          </w:p>
        </w:tc>
      </w:tr>
      <w:tr w:rsidR="00304026" w14:paraId="56BCA3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B986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2E42A" w14:textId="77777777" w:rsidR="00304026" w:rsidRPr="00304026" w:rsidRDefault="00304026" w:rsidP="00C438B2">
            <w:pPr>
              <w:spacing w:before="0" w:after="0"/>
              <w:rPr>
                <w:rFonts w:eastAsia="Times New Roman" w:cstheme="minorHAnsi"/>
                <w:szCs w:val="24"/>
                <w:lang w:eastAsia="fr-FR"/>
              </w:rPr>
            </w:pPr>
          </w:p>
          <w:p w14:paraId="37E7E804" w14:textId="77777777" w:rsidR="00304026" w:rsidRPr="00304026" w:rsidRDefault="00304026" w:rsidP="00C438B2">
            <w:pPr>
              <w:spacing w:before="0" w:after="0"/>
              <w:rPr>
                <w:rFonts w:eastAsia="Times New Roman" w:cstheme="minorHAnsi"/>
                <w:szCs w:val="24"/>
                <w:lang w:eastAsia="fr-FR"/>
              </w:rPr>
            </w:pPr>
          </w:p>
        </w:tc>
      </w:tr>
      <w:tr w:rsidR="00304026" w14:paraId="3A4FEAF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F476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432DC" w14:textId="77777777" w:rsidR="00304026" w:rsidRPr="00304026" w:rsidRDefault="00304026" w:rsidP="00C438B2">
            <w:pPr>
              <w:spacing w:before="0" w:after="0"/>
              <w:rPr>
                <w:rFonts w:eastAsia="Times New Roman" w:cstheme="minorHAnsi"/>
                <w:szCs w:val="24"/>
                <w:lang w:eastAsia="fr-FR"/>
              </w:rPr>
            </w:pPr>
          </w:p>
        </w:tc>
      </w:tr>
    </w:tbl>
    <w:p w14:paraId="3FAD3BD0" w14:textId="5AB45877"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14:paraId="4E4C71D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E98F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F2934" w14:textId="1F8C3835" w:rsidR="00304026" w:rsidRPr="00304026" w:rsidRDefault="00304026" w:rsidP="00C438B2">
            <w:pPr>
              <w:spacing w:before="0" w:after="0"/>
              <w:rPr>
                <w:rFonts w:eastAsia="Times New Roman" w:cstheme="minorHAnsi"/>
                <w:szCs w:val="24"/>
                <w:lang w:eastAsia="fr-FR"/>
              </w:rPr>
            </w:pPr>
            <w:r w:rsidRPr="00304026">
              <w:rPr>
                <w:rFonts w:eastAsia="Times New Roman" w:cstheme="minorHAnsi"/>
                <w:szCs w:val="24"/>
                <w:lang w:eastAsia="fr-FR"/>
              </w:rPr>
              <w:t>2.1</w:t>
            </w:r>
          </w:p>
        </w:tc>
      </w:tr>
      <w:tr w:rsidR="00304026" w14:paraId="564F139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A5DC"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2CC93" w14:textId="77777777" w:rsidR="00304026" w:rsidRPr="00304026" w:rsidRDefault="00304026" w:rsidP="00C438B2">
            <w:pPr>
              <w:spacing w:before="0" w:after="0"/>
              <w:rPr>
                <w:rFonts w:eastAsia="Times New Roman" w:cstheme="minorHAnsi"/>
                <w:szCs w:val="24"/>
                <w:lang w:eastAsia="fr-FR"/>
              </w:rPr>
            </w:pPr>
          </w:p>
        </w:tc>
      </w:tr>
      <w:tr w:rsidR="00304026" w14:paraId="347FFA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E9EA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96BF8" w14:textId="77777777" w:rsidR="00304026" w:rsidRPr="00304026" w:rsidRDefault="00304026" w:rsidP="00C438B2">
            <w:pPr>
              <w:spacing w:before="0" w:after="0"/>
              <w:rPr>
                <w:rFonts w:eastAsia="Times New Roman" w:cstheme="minorHAnsi"/>
                <w:szCs w:val="24"/>
                <w:lang w:eastAsia="fr-FR"/>
              </w:rPr>
            </w:pPr>
          </w:p>
        </w:tc>
      </w:tr>
      <w:tr w:rsidR="00304026" w14:paraId="6336A51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FB46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99143" w14:textId="77777777" w:rsidR="00304026" w:rsidRPr="00304026" w:rsidRDefault="00304026" w:rsidP="00C438B2">
            <w:pPr>
              <w:spacing w:before="0" w:after="0"/>
              <w:rPr>
                <w:rFonts w:eastAsia="Times New Roman" w:cstheme="minorHAnsi"/>
                <w:szCs w:val="24"/>
                <w:lang w:eastAsia="fr-FR"/>
              </w:rPr>
            </w:pPr>
          </w:p>
        </w:tc>
      </w:tr>
      <w:tr w:rsidR="00304026" w14:paraId="1425C1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9010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66C7" w14:textId="77777777" w:rsidR="00304026" w:rsidRPr="00304026" w:rsidRDefault="00304026" w:rsidP="00C438B2">
            <w:pPr>
              <w:spacing w:before="0" w:after="0"/>
              <w:rPr>
                <w:rFonts w:eastAsia="Times New Roman" w:cstheme="minorHAnsi"/>
                <w:szCs w:val="24"/>
                <w:lang w:eastAsia="fr-FR"/>
              </w:rPr>
            </w:pPr>
          </w:p>
        </w:tc>
      </w:tr>
      <w:tr w:rsidR="00304026" w14:paraId="72F881B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6F9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48112" w14:textId="77777777" w:rsidR="00304026" w:rsidRPr="00304026" w:rsidRDefault="00304026" w:rsidP="00C438B2">
            <w:pPr>
              <w:spacing w:before="0" w:after="0"/>
              <w:rPr>
                <w:rFonts w:eastAsia="Times New Roman" w:cstheme="minorHAnsi"/>
                <w:szCs w:val="24"/>
                <w:lang w:eastAsia="fr-FR"/>
              </w:rPr>
            </w:pPr>
          </w:p>
        </w:tc>
      </w:tr>
      <w:tr w:rsidR="00304026" w14:paraId="3E32C44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B5E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F5594" w14:textId="77777777" w:rsidR="00304026" w:rsidRPr="00304026" w:rsidRDefault="00304026" w:rsidP="00C438B2">
            <w:pPr>
              <w:spacing w:before="0" w:after="0"/>
              <w:rPr>
                <w:rFonts w:eastAsia="Times New Roman" w:cstheme="minorHAnsi"/>
                <w:szCs w:val="24"/>
                <w:lang w:eastAsia="fr-FR"/>
              </w:rPr>
            </w:pPr>
          </w:p>
        </w:tc>
      </w:tr>
      <w:tr w:rsidR="00304026" w14:paraId="3DA28C4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032B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60099" w14:textId="77777777" w:rsidR="00304026" w:rsidRPr="00304026" w:rsidRDefault="00304026" w:rsidP="00C438B2">
            <w:pPr>
              <w:spacing w:before="0" w:after="0"/>
              <w:rPr>
                <w:rFonts w:eastAsia="Times New Roman" w:cstheme="minorHAnsi"/>
                <w:szCs w:val="24"/>
                <w:lang w:eastAsia="fr-FR"/>
              </w:rPr>
            </w:pPr>
          </w:p>
          <w:p w14:paraId="0F11EC4A" w14:textId="77777777" w:rsidR="00304026" w:rsidRPr="00304026" w:rsidRDefault="00304026" w:rsidP="00C438B2">
            <w:pPr>
              <w:spacing w:before="0" w:after="0"/>
              <w:rPr>
                <w:rFonts w:eastAsia="Times New Roman" w:cstheme="minorHAnsi"/>
                <w:szCs w:val="24"/>
                <w:lang w:eastAsia="fr-FR"/>
              </w:rPr>
            </w:pPr>
          </w:p>
        </w:tc>
      </w:tr>
      <w:tr w:rsidR="00304026" w14:paraId="15B27B6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C5EE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0A478" w14:textId="77777777" w:rsidR="00304026" w:rsidRPr="00304026" w:rsidRDefault="00304026" w:rsidP="00C438B2">
            <w:pPr>
              <w:spacing w:before="0" w:after="0"/>
              <w:rPr>
                <w:rFonts w:eastAsia="Times New Roman" w:cstheme="minorHAnsi"/>
                <w:szCs w:val="24"/>
                <w:lang w:eastAsia="fr-FR"/>
              </w:rPr>
            </w:pPr>
          </w:p>
        </w:tc>
      </w:tr>
    </w:tbl>
    <w:p w14:paraId="53B2B3F5" w14:textId="14FEB3EA"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081CB6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A77AB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C05F2" w14:textId="5780A7E9"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3</w:t>
            </w:r>
          </w:p>
        </w:tc>
      </w:tr>
      <w:tr w:rsidR="00304026" w:rsidRPr="00304026" w14:paraId="3B0590C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8D54C"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BB4D8" w14:textId="77777777" w:rsidR="00304026" w:rsidRPr="00304026" w:rsidRDefault="00304026" w:rsidP="00C438B2">
            <w:pPr>
              <w:spacing w:before="0" w:after="0"/>
              <w:rPr>
                <w:rFonts w:eastAsia="Times New Roman" w:cstheme="minorHAnsi"/>
                <w:szCs w:val="24"/>
                <w:lang w:eastAsia="fr-FR"/>
              </w:rPr>
            </w:pPr>
          </w:p>
        </w:tc>
      </w:tr>
      <w:tr w:rsidR="00304026" w:rsidRPr="00304026" w14:paraId="6C9BC1E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FA84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E6BE" w14:textId="77777777" w:rsidR="00304026" w:rsidRPr="00304026" w:rsidRDefault="00304026" w:rsidP="00C438B2">
            <w:pPr>
              <w:spacing w:before="0" w:after="0"/>
              <w:rPr>
                <w:rFonts w:eastAsia="Times New Roman" w:cstheme="minorHAnsi"/>
                <w:szCs w:val="24"/>
                <w:lang w:eastAsia="fr-FR"/>
              </w:rPr>
            </w:pPr>
          </w:p>
        </w:tc>
      </w:tr>
      <w:tr w:rsidR="00304026" w:rsidRPr="00304026" w14:paraId="1CF1C40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B255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856E9F" w14:textId="77777777" w:rsidR="00304026" w:rsidRPr="00304026" w:rsidRDefault="00304026" w:rsidP="00C438B2">
            <w:pPr>
              <w:spacing w:before="0" w:after="0"/>
              <w:rPr>
                <w:rFonts w:eastAsia="Times New Roman" w:cstheme="minorHAnsi"/>
                <w:szCs w:val="24"/>
                <w:lang w:eastAsia="fr-FR"/>
              </w:rPr>
            </w:pPr>
          </w:p>
        </w:tc>
      </w:tr>
      <w:tr w:rsidR="00304026" w:rsidRPr="00304026" w14:paraId="52B765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AC4A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CD73" w14:textId="77777777" w:rsidR="00304026" w:rsidRPr="00304026" w:rsidRDefault="00304026" w:rsidP="00C438B2">
            <w:pPr>
              <w:spacing w:before="0" w:after="0"/>
              <w:rPr>
                <w:rFonts w:eastAsia="Times New Roman" w:cstheme="minorHAnsi"/>
                <w:szCs w:val="24"/>
                <w:lang w:eastAsia="fr-FR"/>
              </w:rPr>
            </w:pPr>
          </w:p>
        </w:tc>
      </w:tr>
      <w:tr w:rsidR="00304026" w:rsidRPr="00304026" w14:paraId="6A1B40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A333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AC959" w14:textId="77777777" w:rsidR="00304026" w:rsidRPr="00304026" w:rsidRDefault="00304026" w:rsidP="00C438B2">
            <w:pPr>
              <w:spacing w:before="0" w:after="0"/>
              <w:rPr>
                <w:rFonts w:eastAsia="Times New Roman" w:cstheme="minorHAnsi"/>
                <w:szCs w:val="24"/>
                <w:lang w:eastAsia="fr-FR"/>
              </w:rPr>
            </w:pPr>
          </w:p>
        </w:tc>
      </w:tr>
      <w:tr w:rsidR="00304026" w:rsidRPr="00304026" w14:paraId="7C3AA3D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2D74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8D405" w14:textId="77777777" w:rsidR="00304026" w:rsidRPr="00304026" w:rsidRDefault="00304026" w:rsidP="00C438B2">
            <w:pPr>
              <w:spacing w:before="0" w:after="0"/>
              <w:rPr>
                <w:rFonts w:eastAsia="Times New Roman" w:cstheme="minorHAnsi"/>
                <w:szCs w:val="24"/>
                <w:lang w:eastAsia="fr-FR"/>
              </w:rPr>
            </w:pPr>
          </w:p>
        </w:tc>
      </w:tr>
      <w:tr w:rsidR="00304026" w:rsidRPr="00304026" w14:paraId="7F0CBA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D9CF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BB2C8" w14:textId="77777777" w:rsidR="00304026" w:rsidRPr="00304026" w:rsidRDefault="00304026" w:rsidP="00C438B2">
            <w:pPr>
              <w:spacing w:before="0" w:after="0"/>
              <w:rPr>
                <w:rFonts w:eastAsia="Times New Roman" w:cstheme="minorHAnsi"/>
                <w:szCs w:val="24"/>
                <w:lang w:eastAsia="fr-FR"/>
              </w:rPr>
            </w:pPr>
          </w:p>
          <w:p w14:paraId="71B670A7" w14:textId="77777777" w:rsidR="00304026" w:rsidRPr="00304026" w:rsidRDefault="00304026" w:rsidP="00C438B2">
            <w:pPr>
              <w:spacing w:before="0" w:after="0"/>
              <w:rPr>
                <w:rFonts w:eastAsia="Times New Roman" w:cstheme="minorHAnsi"/>
                <w:szCs w:val="24"/>
                <w:lang w:eastAsia="fr-FR"/>
              </w:rPr>
            </w:pPr>
          </w:p>
        </w:tc>
      </w:tr>
      <w:tr w:rsidR="00304026" w:rsidRPr="00304026" w14:paraId="0284FEF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1B4D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4621F" w14:textId="77777777" w:rsidR="00304026" w:rsidRPr="00304026" w:rsidRDefault="00304026" w:rsidP="00C438B2">
            <w:pPr>
              <w:spacing w:before="0" w:after="0"/>
              <w:rPr>
                <w:rFonts w:eastAsia="Times New Roman" w:cstheme="minorHAnsi"/>
                <w:szCs w:val="24"/>
                <w:lang w:eastAsia="fr-FR"/>
              </w:rPr>
            </w:pPr>
          </w:p>
        </w:tc>
      </w:tr>
    </w:tbl>
    <w:p w14:paraId="0A48D1DB" w14:textId="0F9F4B7F"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3C25DED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11B2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AB31A" w14:textId="576D977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4</w:t>
            </w:r>
          </w:p>
        </w:tc>
      </w:tr>
      <w:tr w:rsidR="00304026" w:rsidRPr="00304026" w14:paraId="080B4F6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2AD33" w14:textId="77777777" w:rsidR="00304026" w:rsidRPr="00304026" w:rsidRDefault="00304026" w:rsidP="00C438B2">
            <w:pPr>
              <w:spacing w:before="0" w:after="0"/>
              <w:rPr>
                <w:rFonts w:eastAsia="Times New Roman" w:cstheme="minorHAnsi"/>
                <w:szCs w:val="24"/>
                <w:lang w:eastAsia="fr-FR"/>
              </w:rPr>
            </w:pPr>
          </w:p>
        </w:tc>
      </w:tr>
      <w:tr w:rsidR="00304026" w:rsidRPr="00304026" w14:paraId="67882AF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D08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6B344" w14:textId="77777777" w:rsidR="00304026" w:rsidRPr="00304026" w:rsidRDefault="00304026" w:rsidP="00C438B2">
            <w:pPr>
              <w:spacing w:before="0" w:after="0"/>
              <w:rPr>
                <w:rFonts w:eastAsia="Times New Roman" w:cstheme="minorHAnsi"/>
                <w:szCs w:val="24"/>
                <w:lang w:eastAsia="fr-FR"/>
              </w:rPr>
            </w:pPr>
          </w:p>
        </w:tc>
      </w:tr>
      <w:tr w:rsidR="00304026" w:rsidRPr="00304026" w14:paraId="0129600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4475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12AF1" w14:textId="77777777" w:rsidR="00304026" w:rsidRPr="00304026" w:rsidRDefault="00304026" w:rsidP="00C438B2">
            <w:pPr>
              <w:spacing w:before="0" w:after="0"/>
              <w:rPr>
                <w:rFonts w:eastAsia="Times New Roman" w:cstheme="minorHAnsi"/>
                <w:szCs w:val="24"/>
                <w:lang w:eastAsia="fr-FR"/>
              </w:rPr>
            </w:pPr>
          </w:p>
        </w:tc>
      </w:tr>
      <w:tr w:rsidR="00304026" w:rsidRPr="00304026" w14:paraId="340F2EA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6C04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ADFF9" w14:textId="77777777" w:rsidR="00304026" w:rsidRPr="00304026" w:rsidRDefault="00304026" w:rsidP="00C438B2">
            <w:pPr>
              <w:spacing w:before="0" w:after="0"/>
              <w:rPr>
                <w:rFonts w:eastAsia="Times New Roman" w:cstheme="minorHAnsi"/>
                <w:szCs w:val="24"/>
                <w:lang w:eastAsia="fr-FR"/>
              </w:rPr>
            </w:pPr>
          </w:p>
        </w:tc>
      </w:tr>
      <w:tr w:rsidR="00304026" w:rsidRPr="00304026" w14:paraId="616114E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EBBD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97097" w14:textId="77777777" w:rsidR="00304026" w:rsidRPr="00304026" w:rsidRDefault="00304026" w:rsidP="00C438B2">
            <w:pPr>
              <w:spacing w:before="0" w:after="0"/>
              <w:rPr>
                <w:rFonts w:eastAsia="Times New Roman" w:cstheme="minorHAnsi"/>
                <w:szCs w:val="24"/>
                <w:lang w:eastAsia="fr-FR"/>
              </w:rPr>
            </w:pPr>
          </w:p>
        </w:tc>
      </w:tr>
      <w:tr w:rsidR="00304026" w:rsidRPr="00304026" w14:paraId="6F64F61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B45F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81E74" w14:textId="77777777" w:rsidR="00304026" w:rsidRPr="00304026" w:rsidRDefault="00304026" w:rsidP="00C438B2">
            <w:pPr>
              <w:spacing w:before="0" w:after="0"/>
              <w:rPr>
                <w:rFonts w:eastAsia="Times New Roman" w:cstheme="minorHAnsi"/>
                <w:szCs w:val="24"/>
                <w:lang w:eastAsia="fr-FR"/>
              </w:rPr>
            </w:pPr>
          </w:p>
        </w:tc>
      </w:tr>
      <w:tr w:rsidR="00304026" w:rsidRPr="00304026" w14:paraId="07FB71B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0F7A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93D19" w14:textId="77777777" w:rsidR="00304026" w:rsidRPr="00304026" w:rsidRDefault="00304026" w:rsidP="00C438B2">
            <w:pPr>
              <w:spacing w:before="0" w:after="0"/>
              <w:rPr>
                <w:rFonts w:eastAsia="Times New Roman" w:cstheme="minorHAnsi"/>
                <w:szCs w:val="24"/>
                <w:lang w:eastAsia="fr-FR"/>
              </w:rPr>
            </w:pPr>
          </w:p>
          <w:p w14:paraId="4259BED9" w14:textId="77777777" w:rsidR="00304026" w:rsidRPr="00304026" w:rsidRDefault="00304026" w:rsidP="00C438B2">
            <w:pPr>
              <w:spacing w:before="0" w:after="0"/>
              <w:rPr>
                <w:rFonts w:eastAsia="Times New Roman" w:cstheme="minorHAnsi"/>
                <w:szCs w:val="24"/>
                <w:lang w:eastAsia="fr-FR"/>
              </w:rPr>
            </w:pPr>
          </w:p>
        </w:tc>
      </w:tr>
      <w:tr w:rsidR="00304026" w:rsidRPr="00304026" w14:paraId="2C5F163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615A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98CE6" w14:textId="77777777" w:rsidR="00304026" w:rsidRPr="00304026" w:rsidRDefault="00304026" w:rsidP="00C438B2">
            <w:pPr>
              <w:spacing w:before="0" w:after="0"/>
              <w:rPr>
                <w:rFonts w:eastAsia="Times New Roman" w:cstheme="minorHAnsi"/>
                <w:szCs w:val="24"/>
                <w:lang w:eastAsia="fr-FR"/>
              </w:rPr>
            </w:pPr>
          </w:p>
        </w:tc>
      </w:tr>
    </w:tbl>
    <w:p w14:paraId="6D1FF118" w14:textId="278C4936"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304026" w:rsidRPr="00304026" w14:paraId="3268FE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6701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769F7" w14:textId="2499E44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w:t>
            </w:r>
          </w:p>
        </w:tc>
      </w:tr>
      <w:tr w:rsidR="00304026" w:rsidRPr="00304026" w14:paraId="19E0CD1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373F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431A2" w14:textId="77777777" w:rsidR="00304026" w:rsidRPr="00304026" w:rsidRDefault="00304026" w:rsidP="00C438B2">
            <w:pPr>
              <w:spacing w:before="0" w:after="0"/>
              <w:rPr>
                <w:rFonts w:eastAsia="Times New Roman" w:cstheme="minorHAnsi"/>
                <w:szCs w:val="24"/>
                <w:lang w:eastAsia="fr-FR"/>
              </w:rPr>
            </w:pPr>
          </w:p>
        </w:tc>
      </w:tr>
      <w:tr w:rsidR="00304026" w:rsidRPr="00304026" w14:paraId="4AB35E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14B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278F" w14:textId="77777777" w:rsidR="00304026" w:rsidRPr="00304026" w:rsidRDefault="00304026" w:rsidP="00C438B2">
            <w:pPr>
              <w:spacing w:before="0" w:after="0"/>
              <w:rPr>
                <w:rFonts w:eastAsia="Times New Roman" w:cstheme="minorHAnsi"/>
                <w:szCs w:val="24"/>
                <w:lang w:eastAsia="fr-FR"/>
              </w:rPr>
            </w:pPr>
          </w:p>
        </w:tc>
      </w:tr>
      <w:tr w:rsidR="00304026" w:rsidRPr="00304026" w14:paraId="0047816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44E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E3BC3" w14:textId="77777777" w:rsidR="00304026" w:rsidRPr="00304026" w:rsidRDefault="00304026" w:rsidP="00C438B2">
            <w:pPr>
              <w:spacing w:before="0" w:after="0"/>
              <w:rPr>
                <w:rFonts w:eastAsia="Times New Roman" w:cstheme="minorHAnsi"/>
                <w:szCs w:val="24"/>
                <w:lang w:eastAsia="fr-FR"/>
              </w:rPr>
            </w:pPr>
          </w:p>
        </w:tc>
      </w:tr>
      <w:tr w:rsidR="00304026" w:rsidRPr="00304026" w14:paraId="321B819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B426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F2CEE" w14:textId="77777777" w:rsidR="00304026" w:rsidRPr="00304026" w:rsidRDefault="00304026" w:rsidP="00C438B2">
            <w:pPr>
              <w:spacing w:before="0" w:after="0"/>
              <w:rPr>
                <w:rFonts w:eastAsia="Times New Roman" w:cstheme="minorHAnsi"/>
                <w:szCs w:val="24"/>
                <w:lang w:eastAsia="fr-FR"/>
              </w:rPr>
            </w:pPr>
          </w:p>
        </w:tc>
      </w:tr>
      <w:tr w:rsidR="00304026" w:rsidRPr="00304026" w14:paraId="607B388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6B97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452A7A" w14:textId="77777777" w:rsidR="00304026" w:rsidRPr="00304026" w:rsidRDefault="00304026" w:rsidP="00C438B2">
            <w:pPr>
              <w:spacing w:before="0" w:after="0"/>
              <w:rPr>
                <w:rFonts w:eastAsia="Times New Roman" w:cstheme="minorHAnsi"/>
                <w:szCs w:val="24"/>
                <w:lang w:eastAsia="fr-FR"/>
              </w:rPr>
            </w:pPr>
          </w:p>
        </w:tc>
      </w:tr>
      <w:tr w:rsidR="00304026" w:rsidRPr="00304026" w14:paraId="1922E27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555D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AB9B4" w14:textId="77777777" w:rsidR="00304026" w:rsidRPr="00304026" w:rsidRDefault="00304026" w:rsidP="00C438B2">
            <w:pPr>
              <w:spacing w:before="0" w:after="0"/>
              <w:rPr>
                <w:rFonts w:eastAsia="Times New Roman" w:cstheme="minorHAnsi"/>
                <w:szCs w:val="24"/>
                <w:lang w:eastAsia="fr-FR"/>
              </w:rPr>
            </w:pPr>
          </w:p>
        </w:tc>
      </w:tr>
      <w:tr w:rsidR="00304026" w:rsidRPr="00304026" w14:paraId="1CE6BE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D24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E304F" w14:textId="77777777" w:rsidR="00304026" w:rsidRPr="00304026" w:rsidRDefault="00304026" w:rsidP="00C438B2">
            <w:pPr>
              <w:spacing w:before="0" w:after="0"/>
              <w:rPr>
                <w:rFonts w:eastAsia="Times New Roman" w:cstheme="minorHAnsi"/>
                <w:szCs w:val="24"/>
                <w:lang w:eastAsia="fr-FR"/>
              </w:rPr>
            </w:pPr>
          </w:p>
          <w:p w14:paraId="44200EDB" w14:textId="77777777" w:rsidR="00304026" w:rsidRPr="00304026" w:rsidRDefault="00304026" w:rsidP="00C438B2">
            <w:pPr>
              <w:spacing w:before="0" w:after="0"/>
              <w:rPr>
                <w:rFonts w:eastAsia="Times New Roman" w:cstheme="minorHAnsi"/>
                <w:szCs w:val="24"/>
                <w:lang w:eastAsia="fr-FR"/>
              </w:rPr>
            </w:pPr>
          </w:p>
        </w:tc>
      </w:tr>
      <w:tr w:rsidR="00304026" w:rsidRPr="00304026" w14:paraId="559FDA4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05D0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DBE72" w14:textId="77777777" w:rsidR="00304026" w:rsidRPr="00304026" w:rsidRDefault="00304026" w:rsidP="00C438B2">
            <w:pPr>
              <w:spacing w:before="0" w:after="0"/>
              <w:rPr>
                <w:rFonts w:eastAsia="Times New Roman" w:cstheme="minorHAnsi"/>
                <w:szCs w:val="24"/>
                <w:lang w:eastAsia="fr-FR"/>
              </w:rPr>
            </w:pPr>
          </w:p>
        </w:tc>
      </w:tr>
    </w:tbl>
    <w:p w14:paraId="4BE16898" w14:textId="3ED6E5BC"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7C7AAE9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29C8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3FC8" w14:textId="0A82ECD2"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5.1</w:t>
            </w:r>
          </w:p>
        </w:tc>
      </w:tr>
      <w:tr w:rsidR="00304026" w:rsidRPr="00304026" w14:paraId="7EA3EC2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926B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EC2CC" w14:textId="77777777" w:rsidR="00304026" w:rsidRPr="00304026" w:rsidRDefault="00304026" w:rsidP="00C438B2">
            <w:pPr>
              <w:spacing w:before="0" w:after="0"/>
              <w:rPr>
                <w:rFonts w:eastAsia="Times New Roman" w:cstheme="minorHAnsi"/>
                <w:szCs w:val="24"/>
                <w:lang w:eastAsia="fr-FR"/>
              </w:rPr>
            </w:pPr>
          </w:p>
        </w:tc>
      </w:tr>
      <w:tr w:rsidR="00304026" w:rsidRPr="00304026" w14:paraId="349D45E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8025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F9468" w14:textId="77777777" w:rsidR="00304026" w:rsidRPr="00304026" w:rsidRDefault="00304026" w:rsidP="00C438B2">
            <w:pPr>
              <w:spacing w:before="0" w:after="0"/>
              <w:rPr>
                <w:rFonts w:eastAsia="Times New Roman" w:cstheme="minorHAnsi"/>
                <w:szCs w:val="24"/>
                <w:lang w:eastAsia="fr-FR"/>
              </w:rPr>
            </w:pPr>
          </w:p>
        </w:tc>
      </w:tr>
      <w:tr w:rsidR="00304026" w:rsidRPr="00304026" w14:paraId="525CE72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F8CE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C6508" w14:textId="77777777" w:rsidR="00304026" w:rsidRPr="00304026" w:rsidRDefault="00304026" w:rsidP="00C438B2">
            <w:pPr>
              <w:spacing w:before="0" w:after="0"/>
              <w:rPr>
                <w:rFonts w:eastAsia="Times New Roman" w:cstheme="minorHAnsi"/>
                <w:szCs w:val="24"/>
                <w:lang w:eastAsia="fr-FR"/>
              </w:rPr>
            </w:pPr>
          </w:p>
        </w:tc>
      </w:tr>
      <w:tr w:rsidR="00304026" w:rsidRPr="00304026" w14:paraId="5E80687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DB28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57485F" w14:textId="77777777" w:rsidR="00304026" w:rsidRPr="00304026" w:rsidRDefault="00304026" w:rsidP="00C438B2">
            <w:pPr>
              <w:spacing w:before="0" w:after="0"/>
              <w:rPr>
                <w:rFonts w:eastAsia="Times New Roman" w:cstheme="minorHAnsi"/>
                <w:szCs w:val="24"/>
                <w:lang w:eastAsia="fr-FR"/>
              </w:rPr>
            </w:pPr>
          </w:p>
        </w:tc>
      </w:tr>
      <w:tr w:rsidR="00304026" w:rsidRPr="00304026" w14:paraId="27613F3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44BC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49F7" w14:textId="77777777" w:rsidR="00304026" w:rsidRPr="00304026" w:rsidRDefault="00304026" w:rsidP="00C438B2">
            <w:pPr>
              <w:spacing w:before="0" w:after="0"/>
              <w:rPr>
                <w:rFonts w:eastAsia="Times New Roman" w:cstheme="minorHAnsi"/>
                <w:szCs w:val="24"/>
                <w:lang w:eastAsia="fr-FR"/>
              </w:rPr>
            </w:pPr>
          </w:p>
        </w:tc>
      </w:tr>
      <w:tr w:rsidR="00304026" w:rsidRPr="00304026" w14:paraId="31B858B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289C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B7F1D" w14:textId="77777777" w:rsidR="00304026" w:rsidRPr="00304026" w:rsidRDefault="00304026" w:rsidP="00C438B2">
            <w:pPr>
              <w:spacing w:before="0" w:after="0"/>
              <w:rPr>
                <w:rFonts w:eastAsia="Times New Roman" w:cstheme="minorHAnsi"/>
                <w:szCs w:val="24"/>
                <w:lang w:eastAsia="fr-FR"/>
              </w:rPr>
            </w:pPr>
          </w:p>
        </w:tc>
      </w:tr>
      <w:tr w:rsidR="00304026" w:rsidRPr="00304026" w14:paraId="68717DC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6FB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81254" w14:textId="77777777" w:rsidR="00304026" w:rsidRPr="00304026" w:rsidRDefault="00304026" w:rsidP="00C438B2">
            <w:pPr>
              <w:spacing w:before="0" w:after="0"/>
              <w:rPr>
                <w:rFonts w:eastAsia="Times New Roman" w:cstheme="minorHAnsi"/>
                <w:szCs w:val="24"/>
                <w:lang w:eastAsia="fr-FR"/>
              </w:rPr>
            </w:pPr>
          </w:p>
          <w:p w14:paraId="4403FF9A" w14:textId="77777777" w:rsidR="00304026" w:rsidRPr="00304026" w:rsidRDefault="00304026" w:rsidP="00C438B2">
            <w:pPr>
              <w:spacing w:before="0" w:after="0"/>
              <w:rPr>
                <w:rFonts w:eastAsia="Times New Roman" w:cstheme="minorHAnsi"/>
                <w:szCs w:val="24"/>
                <w:lang w:eastAsia="fr-FR"/>
              </w:rPr>
            </w:pPr>
          </w:p>
        </w:tc>
      </w:tr>
      <w:tr w:rsidR="00304026" w:rsidRPr="00304026" w14:paraId="1575840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218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8F76" w14:textId="77777777" w:rsidR="00304026" w:rsidRPr="00304026" w:rsidRDefault="00304026" w:rsidP="00C438B2">
            <w:pPr>
              <w:spacing w:before="0" w:after="0"/>
              <w:rPr>
                <w:rFonts w:eastAsia="Times New Roman" w:cstheme="minorHAnsi"/>
                <w:szCs w:val="24"/>
                <w:lang w:eastAsia="fr-FR"/>
              </w:rPr>
            </w:pPr>
          </w:p>
        </w:tc>
      </w:tr>
    </w:tbl>
    <w:p w14:paraId="55383FC0" w14:textId="1866D4A5"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650F077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5E99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FFAA3" w14:textId="4C03ECC3"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5.2</w:t>
            </w:r>
          </w:p>
        </w:tc>
      </w:tr>
      <w:tr w:rsidR="00304026" w:rsidRPr="00304026" w14:paraId="6288093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D7E2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5A90" w14:textId="77777777" w:rsidR="00304026" w:rsidRPr="00304026" w:rsidRDefault="00304026" w:rsidP="00C438B2">
            <w:pPr>
              <w:spacing w:before="0" w:after="0"/>
              <w:rPr>
                <w:rFonts w:eastAsia="Times New Roman" w:cstheme="minorHAnsi"/>
                <w:szCs w:val="24"/>
                <w:lang w:eastAsia="fr-FR"/>
              </w:rPr>
            </w:pPr>
          </w:p>
        </w:tc>
      </w:tr>
      <w:tr w:rsidR="00304026" w:rsidRPr="00304026" w14:paraId="7EE1765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6B16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03F4" w14:textId="77777777" w:rsidR="00304026" w:rsidRPr="00304026" w:rsidRDefault="00304026" w:rsidP="00C438B2">
            <w:pPr>
              <w:spacing w:before="0" w:after="0"/>
              <w:rPr>
                <w:rFonts w:eastAsia="Times New Roman" w:cstheme="minorHAnsi"/>
                <w:szCs w:val="24"/>
                <w:lang w:eastAsia="fr-FR"/>
              </w:rPr>
            </w:pPr>
          </w:p>
        </w:tc>
      </w:tr>
      <w:tr w:rsidR="00304026" w:rsidRPr="00304026" w14:paraId="0EB60CA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4D0A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463D0" w14:textId="77777777" w:rsidR="00304026" w:rsidRPr="00304026" w:rsidRDefault="00304026" w:rsidP="00C438B2">
            <w:pPr>
              <w:spacing w:before="0" w:after="0"/>
              <w:rPr>
                <w:rFonts w:eastAsia="Times New Roman" w:cstheme="minorHAnsi"/>
                <w:szCs w:val="24"/>
                <w:lang w:eastAsia="fr-FR"/>
              </w:rPr>
            </w:pPr>
          </w:p>
        </w:tc>
      </w:tr>
      <w:tr w:rsidR="00304026" w:rsidRPr="00304026" w14:paraId="75809DC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09106"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88706" w14:textId="77777777" w:rsidR="00304026" w:rsidRPr="00304026" w:rsidRDefault="00304026" w:rsidP="00C438B2">
            <w:pPr>
              <w:spacing w:before="0" w:after="0"/>
              <w:rPr>
                <w:rFonts w:eastAsia="Times New Roman" w:cstheme="minorHAnsi"/>
                <w:szCs w:val="24"/>
                <w:lang w:eastAsia="fr-FR"/>
              </w:rPr>
            </w:pPr>
          </w:p>
        </w:tc>
      </w:tr>
      <w:tr w:rsidR="00304026" w:rsidRPr="00304026" w14:paraId="09649FF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11E9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6FCEFE" w14:textId="77777777" w:rsidR="00304026" w:rsidRPr="00304026" w:rsidRDefault="00304026" w:rsidP="00C438B2">
            <w:pPr>
              <w:spacing w:before="0" w:after="0"/>
              <w:rPr>
                <w:rFonts w:eastAsia="Times New Roman" w:cstheme="minorHAnsi"/>
                <w:szCs w:val="24"/>
                <w:lang w:eastAsia="fr-FR"/>
              </w:rPr>
            </w:pPr>
          </w:p>
        </w:tc>
      </w:tr>
      <w:tr w:rsidR="00304026" w:rsidRPr="00304026" w14:paraId="68403D2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9C1A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68598D" w14:textId="77777777" w:rsidR="00304026" w:rsidRPr="00304026" w:rsidRDefault="00304026" w:rsidP="00C438B2">
            <w:pPr>
              <w:spacing w:before="0" w:after="0"/>
              <w:rPr>
                <w:rFonts w:eastAsia="Times New Roman" w:cstheme="minorHAnsi"/>
                <w:szCs w:val="24"/>
                <w:lang w:eastAsia="fr-FR"/>
              </w:rPr>
            </w:pPr>
          </w:p>
        </w:tc>
      </w:tr>
      <w:tr w:rsidR="00304026" w:rsidRPr="00304026" w14:paraId="20B81AC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7E81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EFCFE" w14:textId="77777777" w:rsidR="00304026" w:rsidRPr="00304026" w:rsidRDefault="00304026" w:rsidP="00C438B2">
            <w:pPr>
              <w:spacing w:before="0" w:after="0"/>
              <w:rPr>
                <w:rFonts w:eastAsia="Times New Roman" w:cstheme="minorHAnsi"/>
                <w:szCs w:val="24"/>
                <w:lang w:eastAsia="fr-FR"/>
              </w:rPr>
            </w:pPr>
          </w:p>
          <w:p w14:paraId="1C0C58D1" w14:textId="77777777" w:rsidR="00304026" w:rsidRPr="00304026" w:rsidRDefault="00304026" w:rsidP="00C438B2">
            <w:pPr>
              <w:spacing w:before="0" w:after="0"/>
              <w:rPr>
                <w:rFonts w:eastAsia="Times New Roman" w:cstheme="minorHAnsi"/>
                <w:szCs w:val="24"/>
                <w:lang w:eastAsia="fr-FR"/>
              </w:rPr>
            </w:pPr>
          </w:p>
        </w:tc>
      </w:tr>
      <w:tr w:rsidR="00304026" w:rsidRPr="00304026" w14:paraId="747D761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7F76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AB2E2" w14:textId="77777777" w:rsidR="00304026" w:rsidRPr="00304026" w:rsidRDefault="00304026" w:rsidP="00C438B2">
            <w:pPr>
              <w:spacing w:before="0" w:after="0"/>
              <w:rPr>
                <w:rFonts w:eastAsia="Times New Roman" w:cstheme="minorHAnsi"/>
                <w:szCs w:val="24"/>
                <w:lang w:eastAsia="fr-FR"/>
              </w:rPr>
            </w:pPr>
          </w:p>
        </w:tc>
      </w:tr>
    </w:tbl>
    <w:p w14:paraId="3BF87038" w14:textId="4D9EC829"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163"/>
        <w:gridCol w:w="1863"/>
      </w:tblGrid>
      <w:tr w:rsidR="00304026" w:rsidRPr="00304026" w14:paraId="2039DBA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F4D0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9F35B" w14:textId="3663DF31"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5.2.1</w:t>
            </w:r>
          </w:p>
        </w:tc>
      </w:tr>
      <w:tr w:rsidR="00304026" w:rsidRPr="00304026" w14:paraId="6C6B0F5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C573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9CC" w14:textId="77777777" w:rsidR="00304026" w:rsidRPr="00304026" w:rsidRDefault="00304026" w:rsidP="00C438B2">
            <w:pPr>
              <w:spacing w:before="0" w:after="0"/>
              <w:rPr>
                <w:rFonts w:eastAsia="Times New Roman" w:cstheme="minorHAnsi"/>
                <w:szCs w:val="24"/>
                <w:lang w:eastAsia="fr-FR"/>
              </w:rPr>
            </w:pPr>
          </w:p>
        </w:tc>
      </w:tr>
      <w:tr w:rsidR="00304026" w:rsidRPr="00304026" w14:paraId="261B446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9778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AF239" w14:textId="77777777" w:rsidR="00304026" w:rsidRPr="00304026" w:rsidRDefault="00304026" w:rsidP="00C438B2">
            <w:pPr>
              <w:spacing w:before="0" w:after="0"/>
              <w:rPr>
                <w:rFonts w:eastAsia="Times New Roman" w:cstheme="minorHAnsi"/>
                <w:szCs w:val="24"/>
                <w:lang w:eastAsia="fr-FR"/>
              </w:rPr>
            </w:pPr>
          </w:p>
        </w:tc>
      </w:tr>
      <w:tr w:rsidR="00304026" w:rsidRPr="00304026" w14:paraId="7A38D91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D13F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BD8F" w14:textId="77777777" w:rsidR="00304026" w:rsidRPr="00304026" w:rsidRDefault="00304026" w:rsidP="00C438B2">
            <w:pPr>
              <w:spacing w:before="0" w:after="0"/>
              <w:rPr>
                <w:rFonts w:eastAsia="Times New Roman" w:cstheme="minorHAnsi"/>
                <w:szCs w:val="24"/>
                <w:lang w:eastAsia="fr-FR"/>
              </w:rPr>
            </w:pPr>
          </w:p>
        </w:tc>
      </w:tr>
      <w:tr w:rsidR="00304026" w:rsidRPr="00304026" w14:paraId="11B87F4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DEFE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A082D" w14:textId="77777777" w:rsidR="00304026" w:rsidRPr="00304026" w:rsidRDefault="00304026" w:rsidP="00C438B2">
            <w:pPr>
              <w:spacing w:before="0" w:after="0"/>
              <w:rPr>
                <w:rFonts w:eastAsia="Times New Roman" w:cstheme="minorHAnsi"/>
                <w:szCs w:val="24"/>
                <w:lang w:eastAsia="fr-FR"/>
              </w:rPr>
            </w:pPr>
          </w:p>
        </w:tc>
      </w:tr>
      <w:tr w:rsidR="00304026" w:rsidRPr="00304026" w14:paraId="12E97A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804A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7ABDF" w14:textId="77777777" w:rsidR="00304026" w:rsidRPr="00304026" w:rsidRDefault="00304026" w:rsidP="00C438B2">
            <w:pPr>
              <w:spacing w:before="0" w:after="0"/>
              <w:rPr>
                <w:rFonts w:eastAsia="Times New Roman" w:cstheme="minorHAnsi"/>
                <w:szCs w:val="24"/>
                <w:lang w:eastAsia="fr-FR"/>
              </w:rPr>
            </w:pPr>
          </w:p>
        </w:tc>
      </w:tr>
      <w:tr w:rsidR="00304026" w:rsidRPr="00304026" w14:paraId="6641DB4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010D5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692875" w14:textId="77777777" w:rsidR="00304026" w:rsidRPr="00304026" w:rsidRDefault="00304026" w:rsidP="00C438B2">
            <w:pPr>
              <w:spacing w:before="0" w:after="0"/>
              <w:rPr>
                <w:rFonts w:eastAsia="Times New Roman" w:cstheme="minorHAnsi"/>
                <w:szCs w:val="24"/>
                <w:lang w:eastAsia="fr-FR"/>
              </w:rPr>
            </w:pPr>
          </w:p>
        </w:tc>
      </w:tr>
      <w:tr w:rsidR="00304026" w:rsidRPr="00304026" w14:paraId="2424EF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63DA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5FF2" w14:textId="77777777" w:rsidR="00304026" w:rsidRPr="00304026" w:rsidRDefault="00304026" w:rsidP="00C438B2">
            <w:pPr>
              <w:spacing w:before="0" w:after="0"/>
              <w:rPr>
                <w:rFonts w:eastAsia="Times New Roman" w:cstheme="minorHAnsi"/>
                <w:szCs w:val="24"/>
                <w:lang w:eastAsia="fr-FR"/>
              </w:rPr>
            </w:pPr>
          </w:p>
          <w:p w14:paraId="04289691" w14:textId="77777777" w:rsidR="00304026" w:rsidRPr="00304026" w:rsidRDefault="00304026" w:rsidP="00C438B2">
            <w:pPr>
              <w:spacing w:before="0" w:after="0"/>
              <w:rPr>
                <w:rFonts w:eastAsia="Times New Roman" w:cstheme="minorHAnsi"/>
                <w:szCs w:val="24"/>
                <w:lang w:eastAsia="fr-FR"/>
              </w:rPr>
            </w:pPr>
          </w:p>
        </w:tc>
      </w:tr>
      <w:tr w:rsidR="00304026" w:rsidRPr="00304026" w14:paraId="695AC91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0004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78BCA" w14:textId="77777777" w:rsidR="00304026" w:rsidRPr="00304026" w:rsidRDefault="00304026" w:rsidP="00C438B2">
            <w:pPr>
              <w:spacing w:before="0" w:after="0"/>
              <w:rPr>
                <w:rFonts w:eastAsia="Times New Roman" w:cstheme="minorHAnsi"/>
                <w:szCs w:val="24"/>
                <w:lang w:eastAsia="fr-FR"/>
              </w:rPr>
            </w:pPr>
          </w:p>
        </w:tc>
      </w:tr>
    </w:tbl>
    <w:p w14:paraId="5F71A622" w14:textId="34B10D47"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43D9B5D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FCF5B"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2A110" w14:textId="75D16535"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5.3</w:t>
            </w:r>
          </w:p>
        </w:tc>
      </w:tr>
      <w:tr w:rsidR="00304026" w:rsidRPr="00304026" w14:paraId="6A54E06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1901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252F2" w14:textId="77777777" w:rsidR="00304026" w:rsidRPr="00304026" w:rsidRDefault="00304026" w:rsidP="00C438B2">
            <w:pPr>
              <w:spacing w:before="0" w:after="0"/>
              <w:rPr>
                <w:rFonts w:eastAsia="Times New Roman" w:cstheme="minorHAnsi"/>
                <w:szCs w:val="24"/>
                <w:lang w:eastAsia="fr-FR"/>
              </w:rPr>
            </w:pPr>
          </w:p>
        </w:tc>
      </w:tr>
      <w:tr w:rsidR="00304026" w:rsidRPr="00304026" w14:paraId="0BC0D68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1F57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2771F" w14:textId="77777777" w:rsidR="00304026" w:rsidRPr="00304026" w:rsidRDefault="00304026" w:rsidP="00C438B2">
            <w:pPr>
              <w:spacing w:before="0" w:after="0"/>
              <w:rPr>
                <w:rFonts w:eastAsia="Times New Roman" w:cstheme="minorHAnsi"/>
                <w:szCs w:val="24"/>
                <w:lang w:eastAsia="fr-FR"/>
              </w:rPr>
            </w:pPr>
          </w:p>
        </w:tc>
      </w:tr>
      <w:tr w:rsidR="00304026" w:rsidRPr="00304026" w14:paraId="7C4ABEE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1B84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6196" w14:textId="77777777" w:rsidR="00304026" w:rsidRPr="00304026" w:rsidRDefault="00304026" w:rsidP="00C438B2">
            <w:pPr>
              <w:spacing w:before="0" w:after="0"/>
              <w:rPr>
                <w:rFonts w:eastAsia="Times New Roman" w:cstheme="minorHAnsi"/>
                <w:szCs w:val="24"/>
                <w:lang w:eastAsia="fr-FR"/>
              </w:rPr>
            </w:pPr>
          </w:p>
        </w:tc>
      </w:tr>
      <w:tr w:rsidR="00304026" w:rsidRPr="00304026" w14:paraId="0DC33F4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9ECFF"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5C714" w14:textId="77777777" w:rsidR="00304026" w:rsidRPr="00304026" w:rsidRDefault="00304026" w:rsidP="00C438B2">
            <w:pPr>
              <w:spacing w:before="0" w:after="0"/>
              <w:rPr>
                <w:rFonts w:eastAsia="Times New Roman" w:cstheme="minorHAnsi"/>
                <w:szCs w:val="24"/>
                <w:lang w:eastAsia="fr-FR"/>
              </w:rPr>
            </w:pPr>
          </w:p>
        </w:tc>
      </w:tr>
      <w:tr w:rsidR="00304026" w:rsidRPr="00304026" w14:paraId="1F35958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62B0"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6BB21" w14:textId="77777777" w:rsidR="00304026" w:rsidRPr="00304026" w:rsidRDefault="00304026" w:rsidP="00C438B2">
            <w:pPr>
              <w:spacing w:before="0" w:after="0"/>
              <w:rPr>
                <w:rFonts w:eastAsia="Times New Roman" w:cstheme="minorHAnsi"/>
                <w:szCs w:val="24"/>
                <w:lang w:eastAsia="fr-FR"/>
              </w:rPr>
            </w:pPr>
          </w:p>
        </w:tc>
      </w:tr>
      <w:tr w:rsidR="00304026" w:rsidRPr="00304026" w14:paraId="6E777CC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5A917"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4C3C8" w14:textId="77777777" w:rsidR="00304026" w:rsidRPr="00304026" w:rsidRDefault="00304026" w:rsidP="00C438B2">
            <w:pPr>
              <w:spacing w:before="0" w:after="0"/>
              <w:rPr>
                <w:rFonts w:eastAsia="Times New Roman" w:cstheme="minorHAnsi"/>
                <w:szCs w:val="24"/>
                <w:lang w:eastAsia="fr-FR"/>
              </w:rPr>
            </w:pPr>
          </w:p>
        </w:tc>
      </w:tr>
      <w:tr w:rsidR="00304026" w:rsidRPr="00304026" w14:paraId="45CAD2D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A2C0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773F0" w14:textId="77777777" w:rsidR="00304026" w:rsidRPr="00304026" w:rsidRDefault="00304026" w:rsidP="00C438B2">
            <w:pPr>
              <w:spacing w:before="0" w:after="0"/>
              <w:rPr>
                <w:rFonts w:eastAsia="Times New Roman" w:cstheme="minorHAnsi"/>
                <w:szCs w:val="24"/>
                <w:lang w:eastAsia="fr-FR"/>
              </w:rPr>
            </w:pPr>
          </w:p>
          <w:p w14:paraId="71A799F9" w14:textId="77777777" w:rsidR="00304026" w:rsidRPr="00304026" w:rsidRDefault="00304026" w:rsidP="00C438B2">
            <w:pPr>
              <w:spacing w:before="0" w:after="0"/>
              <w:rPr>
                <w:rFonts w:eastAsia="Times New Roman" w:cstheme="minorHAnsi"/>
                <w:szCs w:val="24"/>
                <w:lang w:eastAsia="fr-FR"/>
              </w:rPr>
            </w:pPr>
          </w:p>
        </w:tc>
      </w:tr>
      <w:tr w:rsidR="00304026" w:rsidRPr="00304026" w14:paraId="31081D0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D68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DD102" w14:textId="77777777" w:rsidR="00304026" w:rsidRPr="00304026" w:rsidRDefault="00304026" w:rsidP="00C438B2">
            <w:pPr>
              <w:spacing w:before="0" w:after="0"/>
              <w:rPr>
                <w:rFonts w:eastAsia="Times New Roman" w:cstheme="minorHAnsi"/>
                <w:szCs w:val="24"/>
                <w:lang w:eastAsia="fr-FR"/>
              </w:rPr>
            </w:pPr>
          </w:p>
        </w:tc>
      </w:tr>
    </w:tbl>
    <w:p w14:paraId="07572840" w14:textId="7D248F92"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304026" w:rsidRPr="00304026" w14:paraId="74FB9C3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1F3D"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9269F" w14:textId="53CE242A"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5.4</w:t>
            </w:r>
          </w:p>
        </w:tc>
      </w:tr>
      <w:tr w:rsidR="00304026" w:rsidRPr="00304026" w14:paraId="26D0F18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3FC8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AF90A" w14:textId="77777777" w:rsidR="00304026" w:rsidRPr="00304026" w:rsidRDefault="00304026" w:rsidP="00C438B2">
            <w:pPr>
              <w:spacing w:before="0" w:after="0"/>
              <w:rPr>
                <w:rFonts w:eastAsia="Times New Roman" w:cstheme="minorHAnsi"/>
                <w:szCs w:val="24"/>
                <w:lang w:eastAsia="fr-FR"/>
              </w:rPr>
            </w:pPr>
          </w:p>
        </w:tc>
      </w:tr>
      <w:tr w:rsidR="00304026" w:rsidRPr="00304026" w14:paraId="0913D4C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F0D2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97393" w14:textId="77777777" w:rsidR="00304026" w:rsidRPr="00304026" w:rsidRDefault="00304026" w:rsidP="00C438B2">
            <w:pPr>
              <w:spacing w:before="0" w:after="0"/>
              <w:rPr>
                <w:rFonts w:eastAsia="Times New Roman" w:cstheme="minorHAnsi"/>
                <w:szCs w:val="24"/>
                <w:lang w:eastAsia="fr-FR"/>
              </w:rPr>
            </w:pPr>
          </w:p>
        </w:tc>
      </w:tr>
      <w:tr w:rsidR="00304026" w:rsidRPr="00304026" w14:paraId="0772772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5977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FFE7B" w14:textId="77777777" w:rsidR="00304026" w:rsidRPr="00304026" w:rsidRDefault="00304026" w:rsidP="00C438B2">
            <w:pPr>
              <w:spacing w:before="0" w:after="0"/>
              <w:rPr>
                <w:rFonts w:eastAsia="Times New Roman" w:cstheme="minorHAnsi"/>
                <w:szCs w:val="24"/>
                <w:lang w:eastAsia="fr-FR"/>
              </w:rPr>
            </w:pPr>
          </w:p>
        </w:tc>
      </w:tr>
      <w:tr w:rsidR="00304026" w:rsidRPr="00304026" w14:paraId="3632F4F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1A4B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85432" w14:textId="77777777" w:rsidR="00304026" w:rsidRPr="00304026" w:rsidRDefault="00304026" w:rsidP="00C438B2">
            <w:pPr>
              <w:spacing w:before="0" w:after="0"/>
              <w:rPr>
                <w:rFonts w:eastAsia="Times New Roman" w:cstheme="minorHAnsi"/>
                <w:szCs w:val="24"/>
                <w:lang w:eastAsia="fr-FR"/>
              </w:rPr>
            </w:pPr>
          </w:p>
        </w:tc>
      </w:tr>
      <w:tr w:rsidR="00304026" w:rsidRPr="00304026" w14:paraId="4C23A32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18F8"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6C441" w14:textId="77777777" w:rsidR="00304026" w:rsidRPr="00304026" w:rsidRDefault="00304026" w:rsidP="00C438B2">
            <w:pPr>
              <w:spacing w:before="0" w:after="0"/>
              <w:rPr>
                <w:rFonts w:eastAsia="Times New Roman" w:cstheme="minorHAnsi"/>
                <w:szCs w:val="24"/>
                <w:lang w:eastAsia="fr-FR"/>
              </w:rPr>
            </w:pPr>
          </w:p>
        </w:tc>
      </w:tr>
      <w:tr w:rsidR="00304026" w:rsidRPr="00304026" w14:paraId="7C0E47C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6786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B565C6" w14:textId="77777777" w:rsidR="00304026" w:rsidRPr="00304026" w:rsidRDefault="00304026" w:rsidP="00C438B2">
            <w:pPr>
              <w:spacing w:before="0" w:after="0"/>
              <w:rPr>
                <w:rFonts w:eastAsia="Times New Roman" w:cstheme="minorHAnsi"/>
                <w:szCs w:val="24"/>
                <w:lang w:eastAsia="fr-FR"/>
              </w:rPr>
            </w:pPr>
          </w:p>
        </w:tc>
      </w:tr>
      <w:tr w:rsidR="00304026" w:rsidRPr="00304026" w14:paraId="21FDAB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77E2"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7E3CE" w14:textId="77777777" w:rsidR="00304026" w:rsidRPr="00304026" w:rsidRDefault="00304026" w:rsidP="00C438B2">
            <w:pPr>
              <w:spacing w:before="0" w:after="0"/>
              <w:rPr>
                <w:rFonts w:eastAsia="Times New Roman" w:cstheme="minorHAnsi"/>
                <w:szCs w:val="24"/>
                <w:lang w:eastAsia="fr-FR"/>
              </w:rPr>
            </w:pPr>
          </w:p>
          <w:p w14:paraId="2A4B3359" w14:textId="77777777" w:rsidR="00304026" w:rsidRPr="00304026" w:rsidRDefault="00304026" w:rsidP="00C438B2">
            <w:pPr>
              <w:spacing w:before="0" w:after="0"/>
              <w:rPr>
                <w:rFonts w:eastAsia="Times New Roman" w:cstheme="minorHAnsi"/>
                <w:szCs w:val="24"/>
                <w:lang w:eastAsia="fr-FR"/>
              </w:rPr>
            </w:pPr>
          </w:p>
        </w:tc>
      </w:tr>
      <w:tr w:rsidR="00304026" w:rsidRPr="00304026" w14:paraId="30CE0F0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CF95A"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6ABE9" w14:textId="77777777" w:rsidR="00304026" w:rsidRPr="00304026" w:rsidRDefault="00304026" w:rsidP="00C438B2">
            <w:pPr>
              <w:spacing w:before="0" w:after="0"/>
              <w:rPr>
                <w:rFonts w:eastAsia="Times New Roman" w:cstheme="minorHAnsi"/>
                <w:szCs w:val="24"/>
                <w:lang w:eastAsia="fr-FR"/>
              </w:rPr>
            </w:pPr>
          </w:p>
        </w:tc>
      </w:tr>
    </w:tbl>
    <w:p w14:paraId="7EA4D4D6" w14:textId="2BC71E55" w:rsidR="00304026" w:rsidRDefault="00304026" w:rsidP="00103DD9">
      <w:pPr>
        <w:spacing w:before="0" w:after="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163"/>
        <w:gridCol w:w="1863"/>
      </w:tblGrid>
      <w:tr w:rsidR="00304026" w:rsidRPr="00304026" w14:paraId="7634F68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91223"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9C5C5" w14:textId="123C7C29" w:rsidR="00304026" w:rsidRPr="00304026" w:rsidRDefault="00304026" w:rsidP="00C438B2">
            <w:pPr>
              <w:spacing w:before="0" w:after="0"/>
              <w:rPr>
                <w:rFonts w:eastAsia="Times New Roman" w:cstheme="minorHAnsi"/>
                <w:szCs w:val="24"/>
                <w:lang w:eastAsia="fr-FR"/>
              </w:rPr>
            </w:pPr>
            <w:r>
              <w:rPr>
                <w:rFonts w:eastAsia="Times New Roman" w:cstheme="minorHAnsi"/>
                <w:szCs w:val="24"/>
                <w:lang w:eastAsia="fr-FR"/>
              </w:rPr>
              <w:t>5.4.1</w:t>
            </w:r>
          </w:p>
        </w:tc>
      </w:tr>
      <w:tr w:rsidR="00304026" w:rsidRPr="00304026" w14:paraId="1530DE4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34CD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80190" w14:textId="77777777" w:rsidR="00304026" w:rsidRPr="00304026" w:rsidRDefault="00304026" w:rsidP="00C438B2">
            <w:pPr>
              <w:spacing w:before="0" w:after="0"/>
              <w:rPr>
                <w:rFonts w:eastAsia="Times New Roman" w:cstheme="minorHAnsi"/>
                <w:szCs w:val="24"/>
                <w:lang w:eastAsia="fr-FR"/>
              </w:rPr>
            </w:pPr>
          </w:p>
        </w:tc>
      </w:tr>
      <w:tr w:rsidR="00304026" w:rsidRPr="00304026" w14:paraId="498D62D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B6804"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2135B" w14:textId="77777777" w:rsidR="00304026" w:rsidRPr="00304026" w:rsidRDefault="00304026" w:rsidP="00C438B2">
            <w:pPr>
              <w:spacing w:before="0" w:after="0"/>
              <w:rPr>
                <w:rFonts w:eastAsia="Times New Roman" w:cstheme="minorHAnsi"/>
                <w:szCs w:val="24"/>
                <w:lang w:eastAsia="fr-FR"/>
              </w:rPr>
            </w:pPr>
          </w:p>
        </w:tc>
      </w:tr>
      <w:tr w:rsidR="00304026" w:rsidRPr="00304026" w14:paraId="2C617C4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60209"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8FFFD" w14:textId="77777777" w:rsidR="00304026" w:rsidRPr="00304026" w:rsidRDefault="00304026" w:rsidP="00C438B2">
            <w:pPr>
              <w:spacing w:before="0" w:after="0"/>
              <w:rPr>
                <w:rFonts w:eastAsia="Times New Roman" w:cstheme="minorHAnsi"/>
                <w:szCs w:val="24"/>
                <w:lang w:eastAsia="fr-FR"/>
              </w:rPr>
            </w:pPr>
          </w:p>
        </w:tc>
      </w:tr>
      <w:tr w:rsidR="00304026" w:rsidRPr="00304026" w14:paraId="0BB4FB5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A07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06FFD" w14:textId="77777777" w:rsidR="00304026" w:rsidRPr="00304026" w:rsidRDefault="00304026" w:rsidP="00C438B2">
            <w:pPr>
              <w:spacing w:before="0" w:after="0"/>
              <w:rPr>
                <w:rFonts w:eastAsia="Times New Roman" w:cstheme="minorHAnsi"/>
                <w:szCs w:val="24"/>
                <w:lang w:eastAsia="fr-FR"/>
              </w:rPr>
            </w:pPr>
          </w:p>
        </w:tc>
      </w:tr>
      <w:tr w:rsidR="00304026" w:rsidRPr="00304026" w14:paraId="13A2032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A84C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63C5A4" w14:textId="77777777" w:rsidR="00304026" w:rsidRPr="00304026" w:rsidRDefault="00304026" w:rsidP="00C438B2">
            <w:pPr>
              <w:spacing w:before="0" w:after="0"/>
              <w:rPr>
                <w:rFonts w:eastAsia="Times New Roman" w:cstheme="minorHAnsi"/>
                <w:szCs w:val="24"/>
                <w:lang w:eastAsia="fr-FR"/>
              </w:rPr>
            </w:pPr>
          </w:p>
        </w:tc>
      </w:tr>
      <w:tr w:rsidR="00304026" w:rsidRPr="00304026" w14:paraId="4D13887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F3865"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35CFF" w14:textId="77777777" w:rsidR="00304026" w:rsidRPr="00304026" w:rsidRDefault="00304026" w:rsidP="00C438B2">
            <w:pPr>
              <w:spacing w:before="0" w:after="0"/>
              <w:rPr>
                <w:rFonts w:eastAsia="Times New Roman" w:cstheme="minorHAnsi"/>
                <w:szCs w:val="24"/>
                <w:lang w:eastAsia="fr-FR"/>
              </w:rPr>
            </w:pPr>
          </w:p>
        </w:tc>
      </w:tr>
      <w:tr w:rsidR="00304026" w:rsidRPr="00304026" w14:paraId="4518AAC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7114E"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F892B" w14:textId="77777777" w:rsidR="00304026" w:rsidRPr="00304026" w:rsidRDefault="00304026" w:rsidP="00C438B2">
            <w:pPr>
              <w:spacing w:before="0" w:after="0"/>
              <w:rPr>
                <w:rFonts w:eastAsia="Times New Roman" w:cstheme="minorHAnsi"/>
                <w:szCs w:val="24"/>
                <w:lang w:eastAsia="fr-FR"/>
              </w:rPr>
            </w:pPr>
          </w:p>
          <w:p w14:paraId="710E1A6D" w14:textId="77777777" w:rsidR="00304026" w:rsidRPr="00304026" w:rsidRDefault="00304026" w:rsidP="00C438B2">
            <w:pPr>
              <w:spacing w:before="0" w:after="0"/>
              <w:rPr>
                <w:rFonts w:eastAsia="Times New Roman" w:cstheme="minorHAnsi"/>
                <w:szCs w:val="24"/>
                <w:lang w:eastAsia="fr-FR"/>
              </w:rPr>
            </w:pPr>
          </w:p>
        </w:tc>
      </w:tr>
      <w:tr w:rsidR="00304026" w:rsidRPr="00304026" w14:paraId="595B0C2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6731" w14:textId="77777777" w:rsidR="00304026" w:rsidRPr="00304026" w:rsidRDefault="00304026"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CB225" w14:textId="77777777" w:rsidR="00304026" w:rsidRPr="00304026" w:rsidRDefault="00304026" w:rsidP="00C438B2">
            <w:pPr>
              <w:spacing w:before="0" w:after="0"/>
              <w:rPr>
                <w:rFonts w:eastAsia="Times New Roman" w:cstheme="minorHAnsi"/>
                <w:szCs w:val="24"/>
                <w:lang w:eastAsia="fr-FR"/>
              </w:rPr>
            </w:pPr>
          </w:p>
        </w:tc>
      </w:tr>
    </w:tbl>
    <w:p w14:paraId="10E3693D" w14:textId="77777777" w:rsidR="00304026" w:rsidRPr="00AC29E8" w:rsidRDefault="00304026" w:rsidP="00103DD9">
      <w:pPr>
        <w:spacing w:before="0" w:after="0" w:line="240" w:lineRule="auto"/>
        <w:jc w:val="both"/>
        <w:rPr>
          <w:rFonts w:ascii="Times New Roman" w:eastAsia="Times New Roman" w:hAnsi="Times New Roman" w:cs="Times New Roman"/>
          <w:szCs w:val="24"/>
          <w:lang w:eastAsia="fr-FR"/>
        </w:rPr>
      </w:pPr>
    </w:p>
    <w:p w14:paraId="26D3C44B" w14:textId="262BE81B" w:rsidR="00AC29E8" w:rsidRPr="00AC29E8" w:rsidRDefault="00AC29E8" w:rsidP="00AC29E8">
      <w:pPr>
        <w:pStyle w:val="Titre3"/>
        <w:rPr>
          <w:rFonts w:ascii="Times New Roman" w:eastAsia="Times New Roman" w:hAnsi="Times New Roman" w:cs="Times New Roman"/>
          <w:szCs w:val="24"/>
          <w:lang w:eastAsia="fr-FR"/>
        </w:rPr>
      </w:pPr>
      <w:bookmarkStart w:id="15" w:name="_Toc74821999"/>
      <w:r w:rsidRPr="00AC29E8">
        <w:rPr>
          <w:rFonts w:eastAsia="Times New Roman"/>
          <w:lang w:eastAsia="fr-FR"/>
        </w:rPr>
        <w:t>Vente</w:t>
      </w:r>
      <w:bookmarkEnd w:id="15"/>
      <w:r w:rsidRPr="00AC29E8">
        <w:rPr>
          <w:rFonts w:eastAsia="Times New Roman"/>
          <w:lang w:eastAsia="fr-FR"/>
        </w:rPr>
        <w:t xml:space="preserve"> </w:t>
      </w:r>
    </w:p>
    <w:p w14:paraId="251E4086" w14:textId="021576EB" w:rsidR="00AC29E8" w:rsidRPr="00AC29E8" w:rsidRDefault="00AC29E8" w:rsidP="00AF6F9C">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7"/>
          <w:szCs w:val="17"/>
          <w:bdr w:val="none" w:sz="0" w:space="0" w:color="auto" w:frame="1"/>
          <w:lang w:eastAsia="fr-FR"/>
        </w:rPr>
        <w:drawing>
          <wp:inline distT="0" distB="0" distL="0" distR="0" wp14:anchorId="6E2957FC" wp14:editId="7B9D45C0">
            <wp:extent cx="4562475" cy="2854882"/>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4834" cy="2856358"/>
                    </a:xfrm>
                    <a:prstGeom prst="rect">
                      <a:avLst/>
                    </a:prstGeom>
                    <a:noFill/>
                    <a:ln>
                      <a:noFill/>
                    </a:ln>
                  </pic:spPr>
                </pic:pic>
              </a:graphicData>
            </a:graphic>
          </wp:inline>
        </w:drawing>
      </w:r>
    </w:p>
    <w:tbl>
      <w:tblPr>
        <w:tblW w:w="9026" w:type="dxa"/>
        <w:tblLook w:val="04A0" w:firstRow="1" w:lastRow="0" w:firstColumn="1" w:lastColumn="0" w:noHBand="0" w:noVBand="1"/>
      </w:tblPr>
      <w:tblGrid>
        <w:gridCol w:w="8045"/>
        <w:gridCol w:w="981"/>
      </w:tblGrid>
      <w:tr w:rsidR="00AF6F9C" w:rsidRPr="00304026" w14:paraId="5B9DAA1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DF5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A11E7" w14:textId="029E8E42"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w:t>
            </w:r>
          </w:p>
        </w:tc>
      </w:tr>
      <w:tr w:rsidR="00AF6F9C" w:rsidRPr="00304026" w14:paraId="170941C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28EF7"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3816E" w14:textId="77777777" w:rsidR="00AF6F9C" w:rsidRPr="00304026" w:rsidRDefault="00AF6F9C" w:rsidP="00C438B2">
            <w:pPr>
              <w:spacing w:before="0" w:after="0"/>
              <w:rPr>
                <w:rFonts w:eastAsia="Times New Roman" w:cstheme="minorHAnsi"/>
                <w:szCs w:val="24"/>
                <w:lang w:eastAsia="fr-FR"/>
              </w:rPr>
            </w:pPr>
          </w:p>
        </w:tc>
      </w:tr>
      <w:tr w:rsidR="00AF6F9C" w:rsidRPr="00304026" w14:paraId="75E7740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D9A5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762D6" w14:textId="77777777" w:rsidR="00AF6F9C" w:rsidRPr="00304026" w:rsidRDefault="00AF6F9C" w:rsidP="00C438B2">
            <w:pPr>
              <w:spacing w:before="0" w:after="0"/>
              <w:rPr>
                <w:rFonts w:eastAsia="Times New Roman" w:cstheme="minorHAnsi"/>
                <w:szCs w:val="24"/>
                <w:lang w:eastAsia="fr-FR"/>
              </w:rPr>
            </w:pPr>
          </w:p>
        </w:tc>
      </w:tr>
      <w:tr w:rsidR="00AF6F9C" w:rsidRPr="00304026" w14:paraId="161CF01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5BD51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9A573" w14:textId="77777777" w:rsidR="00AF6F9C" w:rsidRPr="00304026" w:rsidRDefault="00AF6F9C" w:rsidP="00C438B2">
            <w:pPr>
              <w:spacing w:before="0" w:after="0"/>
              <w:rPr>
                <w:rFonts w:eastAsia="Times New Roman" w:cstheme="minorHAnsi"/>
                <w:szCs w:val="24"/>
                <w:lang w:eastAsia="fr-FR"/>
              </w:rPr>
            </w:pPr>
          </w:p>
        </w:tc>
      </w:tr>
      <w:tr w:rsidR="00AF6F9C" w:rsidRPr="00304026" w14:paraId="6D697FA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273F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E3D6" w14:textId="77777777" w:rsidR="00AF6F9C" w:rsidRPr="00304026" w:rsidRDefault="00AF6F9C" w:rsidP="00C438B2">
            <w:pPr>
              <w:spacing w:before="0" w:after="0"/>
              <w:rPr>
                <w:rFonts w:eastAsia="Times New Roman" w:cstheme="minorHAnsi"/>
                <w:szCs w:val="24"/>
                <w:lang w:eastAsia="fr-FR"/>
              </w:rPr>
            </w:pPr>
          </w:p>
        </w:tc>
      </w:tr>
      <w:tr w:rsidR="00AF6F9C" w:rsidRPr="00304026" w14:paraId="790268F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0DB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15263" w14:textId="77777777" w:rsidR="00AF6F9C" w:rsidRPr="00304026" w:rsidRDefault="00AF6F9C" w:rsidP="00C438B2">
            <w:pPr>
              <w:spacing w:before="0" w:after="0"/>
              <w:rPr>
                <w:rFonts w:eastAsia="Times New Roman" w:cstheme="minorHAnsi"/>
                <w:szCs w:val="24"/>
                <w:lang w:eastAsia="fr-FR"/>
              </w:rPr>
            </w:pPr>
          </w:p>
        </w:tc>
      </w:tr>
      <w:tr w:rsidR="00AF6F9C" w:rsidRPr="00304026" w14:paraId="078B0B8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0F99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4AC84" w14:textId="77777777" w:rsidR="00AF6F9C" w:rsidRPr="00304026" w:rsidRDefault="00AF6F9C" w:rsidP="00C438B2">
            <w:pPr>
              <w:spacing w:before="0" w:after="0"/>
              <w:rPr>
                <w:rFonts w:eastAsia="Times New Roman" w:cstheme="minorHAnsi"/>
                <w:szCs w:val="24"/>
                <w:lang w:eastAsia="fr-FR"/>
              </w:rPr>
            </w:pPr>
          </w:p>
        </w:tc>
      </w:tr>
      <w:tr w:rsidR="00AF6F9C" w:rsidRPr="00304026" w14:paraId="1779E84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565F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5E2F1" w14:textId="77777777" w:rsidR="00AF6F9C" w:rsidRPr="00304026" w:rsidRDefault="00AF6F9C" w:rsidP="00C438B2">
            <w:pPr>
              <w:spacing w:before="0" w:after="0"/>
              <w:rPr>
                <w:rFonts w:eastAsia="Times New Roman" w:cstheme="minorHAnsi"/>
                <w:szCs w:val="24"/>
                <w:lang w:eastAsia="fr-FR"/>
              </w:rPr>
            </w:pPr>
          </w:p>
          <w:p w14:paraId="18BFF72B" w14:textId="77777777" w:rsidR="00AF6F9C" w:rsidRPr="00304026" w:rsidRDefault="00AF6F9C" w:rsidP="00C438B2">
            <w:pPr>
              <w:spacing w:before="0" w:after="0"/>
              <w:rPr>
                <w:rFonts w:eastAsia="Times New Roman" w:cstheme="minorHAnsi"/>
                <w:szCs w:val="24"/>
                <w:lang w:eastAsia="fr-FR"/>
              </w:rPr>
            </w:pPr>
          </w:p>
        </w:tc>
      </w:tr>
      <w:tr w:rsidR="00AF6F9C" w:rsidRPr="00304026" w14:paraId="4ABB4A3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042A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A0B95" w14:textId="77777777" w:rsidR="00AF6F9C" w:rsidRPr="00304026" w:rsidRDefault="00AF6F9C" w:rsidP="00C438B2">
            <w:pPr>
              <w:spacing w:before="0" w:after="0"/>
              <w:rPr>
                <w:rFonts w:eastAsia="Times New Roman" w:cstheme="minorHAnsi"/>
                <w:szCs w:val="24"/>
                <w:lang w:eastAsia="fr-FR"/>
              </w:rPr>
            </w:pPr>
          </w:p>
        </w:tc>
      </w:tr>
    </w:tbl>
    <w:p w14:paraId="149E0EE7" w14:textId="4AE35901" w:rsidR="00AC29E8" w:rsidRDefault="00AC29E8"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8045"/>
        <w:gridCol w:w="981"/>
      </w:tblGrid>
      <w:tr w:rsidR="00AF6F9C" w:rsidRPr="00304026" w14:paraId="44FBE3A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CEA6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0E86" w14:textId="55F914F2"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2</w:t>
            </w:r>
          </w:p>
        </w:tc>
      </w:tr>
      <w:tr w:rsidR="00AF6F9C" w:rsidRPr="00304026" w14:paraId="6062B1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84CC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B44C" w14:textId="77777777" w:rsidR="00AF6F9C" w:rsidRPr="00304026" w:rsidRDefault="00AF6F9C" w:rsidP="00C438B2">
            <w:pPr>
              <w:spacing w:before="0" w:after="0"/>
              <w:rPr>
                <w:rFonts w:eastAsia="Times New Roman" w:cstheme="minorHAnsi"/>
                <w:szCs w:val="24"/>
                <w:lang w:eastAsia="fr-FR"/>
              </w:rPr>
            </w:pPr>
          </w:p>
        </w:tc>
      </w:tr>
      <w:tr w:rsidR="00AF6F9C" w:rsidRPr="00304026" w14:paraId="5EE56F5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42F5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9F413" w14:textId="77777777" w:rsidR="00AF6F9C" w:rsidRPr="00304026" w:rsidRDefault="00AF6F9C" w:rsidP="00C438B2">
            <w:pPr>
              <w:spacing w:before="0" w:after="0"/>
              <w:rPr>
                <w:rFonts w:eastAsia="Times New Roman" w:cstheme="minorHAnsi"/>
                <w:szCs w:val="24"/>
                <w:lang w:eastAsia="fr-FR"/>
              </w:rPr>
            </w:pPr>
          </w:p>
        </w:tc>
      </w:tr>
      <w:tr w:rsidR="00AF6F9C" w:rsidRPr="00304026" w14:paraId="6B1389B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EC5E5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C7A0F" w14:textId="77777777" w:rsidR="00AF6F9C" w:rsidRPr="00304026" w:rsidRDefault="00AF6F9C" w:rsidP="00C438B2">
            <w:pPr>
              <w:spacing w:before="0" w:after="0"/>
              <w:rPr>
                <w:rFonts w:eastAsia="Times New Roman" w:cstheme="minorHAnsi"/>
                <w:szCs w:val="24"/>
                <w:lang w:eastAsia="fr-FR"/>
              </w:rPr>
            </w:pPr>
          </w:p>
        </w:tc>
      </w:tr>
      <w:tr w:rsidR="00AF6F9C" w:rsidRPr="00304026" w14:paraId="3A65565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D30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B96" w14:textId="77777777" w:rsidR="00AF6F9C" w:rsidRPr="00304026" w:rsidRDefault="00AF6F9C" w:rsidP="00C438B2">
            <w:pPr>
              <w:spacing w:before="0" w:after="0"/>
              <w:rPr>
                <w:rFonts w:eastAsia="Times New Roman" w:cstheme="minorHAnsi"/>
                <w:szCs w:val="24"/>
                <w:lang w:eastAsia="fr-FR"/>
              </w:rPr>
            </w:pPr>
          </w:p>
        </w:tc>
      </w:tr>
      <w:tr w:rsidR="00AF6F9C" w:rsidRPr="00304026" w14:paraId="503F612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F3BE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ABC87" w14:textId="77777777" w:rsidR="00AF6F9C" w:rsidRPr="00304026" w:rsidRDefault="00AF6F9C" w:rsidP="00C438B2">
            <w:pPr>
              <w:spacing w:before="0" w:after="0"/>
              <w:rPr>
                <w:rFonts w:eastAsia="Times New Roman" w:cstheme="minorHAnsi"/>
                <w:szCs w:val="24"/>
                <w:lang w:eastAsia="fr-FR"/>
              </w:rPr>
            </w:pPr>
          </w:p>
        </w:tc>
      </w:tr>
      <w:tr w:rsidR="00AF6F9C" w:rsidRPr="00304026" w14:paraId="6A91F0D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00F42"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61FE3" w14:textId="77777777" w:rsidR="00AF6F9C" w:rsidRPr="00304026" w:rsidRDefault="00AF6F9C" w:rsidP="00C438B2">
            <w:pPr>
              <w:spacing w:before="0" w:after="0"/>
              <w:rPr>
                <w:rFonts w:eastAsia="Times New Roman" w:cstheme="minorHAnsi"/>
                <w:szCs w:val="24"/>
                <w:lang w:eastAsia="fr-FR"/>
              </w:rPr>
            </w:pPr>
          </w:p>
        </w:tc>
      </w:tr>
      <w:tr w:rsidR="00AF6F9C" w:rsidRPr="00304026" w14:paraId="4D4D516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0B2A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3A9DC" w14:textId="77777777" w:rsidR="00AF6F9C" w:rsidRPr="00304026" w:rsidRDefault="00AF6F9C" w:rsidP="00C438B2">
            <w:pPr>
              <w:spacing w:before="0" w:after="0"/>
              <w:rPr>
                <w:rFonts w:eastAsia="Times New Roman" w:cstheme="minorHAnsi"/>
                <w:szCs w:val="24"/>
                <w:lang w:eastAsia="fr-FR"/>
              </w:rPr>
            </w:pPr>
          </w:p>
          <w:p w14:paraId="5A781F15" w14:textId="77777777" w:rsidR="00AF6F9C" w:rsidRPr="00304026" w:rsidRDefault="00AF6F9C" w:rsidP="00C438B2">
            <w:pPr>
              <w:spacing w:before="0" w:after="0"/>
              <w:rPr>
                <w:rFonts w:eastAsia="Times New Roman" w:cstheme="minorHAnsi"/>
                <w:szCs w:val="24"/>
                <w:lang w:eastAsia="fr-FR"/>
              </w:rPr>
            </w:pPr>
          </w:p>
        </w:tc>
      </w:tr>
      <w:tr w:rsidR="00AF6F9C" w:rsidRPr="00304026" w14:paraId="2DD7A04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7CD8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4A556" w14:textId="77777777" w:rsidR="00AF6F9C" w:rsidRPr="00304026" w:rsidRDefault="00AF6F9C" w:rsidP="00C438B2">
            <w:pPr>
              <w:spacing w:before="0" w:after="0"/>
              <w:rPr>
                <w:rFonts w:eastAsia="Times New Roman" w:cstheme="minorHAnsi"/>
                <w:szCs w:val="24"/>
                <w:lang w:eastAsia="fr-FR"/>
              </w:rPr>
            </w:pPr>
          </w:p>
        </w:tc>
      </w:tr>
    </w:tbl>
    <w:p w14:paraId="0EDA604C" w14:textId="4FA573A9"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1176D57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5A64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8CCD5" w14:textId="2E95C6E7"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2.1</w:t>
            </w:r>
          </w:p>
        </w:tc>
      </w:tr>
      <w:tr w:rsidR="00AF6F9C" w:rsidRPr="00304026" w14:paraId="48CE31D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7A75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C902" w14:textId="77777777" w:rsidR="00AF6F9C" w:rsidRPr="00304026" w:rsidRDefault="00AF6F9C" w:rsidP="00C438B2">
            <w:pPr>
              <w:spacing w:before="0" w:after="0"/>
              <w:rPr>
                <w:rFonts w:eastAsia="Times New Roman" w:cstheme="minorHAnsi"/>
                <w:szCs w:val="24"/>
                <w:lang w:eastAsia="fr-FR"/>
              </w:rPr>
            </w:pPr>
          </w:p>
        </w:tc>
      </w:tr>
      <w:tr w:rsidR="00AF6F9C" w:rsidRPr="00304026" w14:paraId="1DCAAE7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A07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88D8A" w14:textId="77777777" w:rsidR="00AF6F9C" w:rsidRPr="00304026" w:rsidRDefault="00AF6F9C" w:rsidP="00C438B2">
            <w:pPr>
              <w:spacing w:before="0" w:after="0"/>
              <w:rPr>
                <w:rFonts w:eastAsia="Times New Roman" w:cstheme="minorHAnsi"/>
                <w:szCs w:val="24"/>
                <w:lang w:eastAsia="fr-FR"/>
              </w:rPr>
            </w:pPr>
          </w:p>
        </w:tc>
      </w:tr>
      <w:tr w:rsidR="00AF6F9C" w:rsidRPr="00304026" w14:paraId="5C7F266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93E21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4BA62" w14:textId="77777777" w:rsidR="00AF6F9C" w:rsidRPr="00304026" w:rsidRDefault="00AF6F9C" w:rsidP="00C438B2">
            <w:pPr>
              <w:spacing w:before="0" w:after="0"/>
              <w:rPr>
                <w:rFonts w:eastAsia="Times New Roman" w:cstheme="minorHAnsi"/>
                <w:szCs w:val="24"/>
                <w:lang w:eastAsia="fr-FR"/>
              </w:rPr>
            </w:pPr>
          </w:p>
        </w:tc>
      </w:tr>
      <w:tr w:rsidR="00AF6F9C" w:rsidRPr="00304026" w14:paraId="3DC1CA6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03CD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AE9A2" w14:textId="77777777" w:rsidR="00AF6F9C" w:rsidRPr="00304026" w:rsidRDefault="00AF6F9C" w:rsidP="00C438B2">
            <w:pPr>
              <w:spacing w:before="0" w:after="0"/>
              <w:rPr>
                <w:rFonts w:eastAsia="Times New Roman" w:cstheme="minorHAnsi"/>
                <w:szCs w:val="24"/>
                <w:lang w:eastAsia="fr-FR"/>
              </w:rPr>
            </w:pPr>
          </w:p>
        </w:tc>
      </w:tr>
      <w:tr w:rsidR="00AF6F9C" w:rsidRPr="00304026" w14:paraId="7A131CD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F00D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4F80F5" w14:textId="77777777" w:rsidR="00AF6F9C" w:rsidRPr="00304026" w:rsidRDefault="00AF6F9C" w:rsidP="00C438B2">
            <w:pPr>
              <w:spacing w:before="0" w:after="0"/>
              <w:rPr>
                <w:rFonts w:eastAsia="Times New Roman" w:cstheme="minorHAnsi"/>
                <w:szCs w:val="24"/>
                <w:lang w:eastAsia="fr-FR"/>
              </w:rPr>
            </w:pPr>
          </w:p>
        </w:tc>
      </w:tr>
      <w:tr w:rsidR="00AF6F9C" w:rsidRPr="00304026" w14:paraId="1DB8BA0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5EB8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94CEB" w14:textId="77777777" w:rsidR="00AF6F9C" w:rsidRPr="00304026" w:rsidRDefault="00AF6F9C" w:rsidP="00C438B2">
            <w:pPr>
              <w:spacing w:before="0" w:after="0"/>
              <w:rPr>
                <w:rFonts w:eastAsia="Times New Roman" w:cstheme="minorHAnsi"/>
                <w:szCs w:val="24"/>
                <w:lang w:eastAsia="fr-FR"/>
              </w:rPr>
            </w:pPr>
          </w:p>
        </w:tc>
      </w:tr>
      <w:tr w:rsidR="00AF6F9C" w:rsidRPr="00304026" w14:paraId="7792EE5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54C5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DE550" w14:textId="77777777" w:rsidR="00AF6F9C" w:rsidRPr="00304026" w:rsidRDefault="00AF6F9C" w:rsidP="00C438B2">
            <w:pPr>
              <w:spacing w:before="0" w:after="0"/>
              <w:rPr>
                <w:rFonts w:eastAsia="Times New Roman" w:cstheme="minorHAnsi"/>
                <w:szCs w:val="24"/>
                <w:lang w:eastAsia="fr-FR"/>
              </w:rPr>
            </w:pPr>
          </w:p>
          <w:p w14:paraId="0E23341D" w14:textId="77777777" w:rsidR="00AF6F9C" w:rsidRPr="00304026" w:rsidRDefault="00AF6F9C" w:rsidP="00C438B2">
            <w:pPr>
              <w:spacing w:before="0" w:after="0"/>
              <w:rPr>
                <w:rFonts w:eastAsia="Times New Roman" w:cstheme="minorHAnsi"/>
                <w:szCs w:val="24"/>
                <w:lang w:eastAsia="fr-FR"/>
              </w:rPr>
            </w:pPr>
          </w:p>
        </w:tc>
      </w:tr>
      <w:tr w:rsidR="00AF6F9C" w:rsidRPr="00304026" w14:paraId="25785F33"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379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51CA2" w14:textId="77777777" w:rsidR="00AF6F9C" w:rsidRPr="00304026" w:rsidRDefault="00AF6F9C" w:rsidP="00C438B2">
            <w:pPr>
              <w:spacing w:before="0" w:after="0"/>
              <w:rPr>
                <w:rFonts w:eastAsia="Times New Roman" w:cstheme="minorHAnsi"/>
                <w:szCs w:val="24"/>
                <w:lang w:eastAsia="fr-FR"/>
              </w:rPr>
            </w:pPr>
          </w:p>
        </w:tc>
      </w:tr>
    </w:tbl>
    <w:p w14:paraId="1952FBE1" w14:textId="42FC60A9"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63DB3AF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A8BA1"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B7A99" w14:textId="4B218BDE"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4.1</w:t>
            </w:r>
          </w:p>
        </w:tc>
      </w:tr>
      <w:tr w:rsidR="00AF6F9C" w:rsidRPr="00304026" w14:paraId="2D27DF9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2DC0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06D90" w14:textId="77777777" w:rsidR="00AF6F9C" w:rsidRPr="00304026" w:rsidRDefault="00AF6F9C" w:rsidP="00C438B2">
            <w:pPr>
              <w:spacing w:before="0" w:after="0"/>
              <w:rPr>
                <w:rFonts w:eastAsia="Times New Roman" w:cstheme="minorHAnsi"/>
                <w:szCs w:val="24"/>
                <w:lang w:eastAsia="fr-FR"/>
              </w:rPr>
            </w:pPr>
          </w:p>
        </w:tc>
      </w:tr>
      <w:tr w:rsidR="00AF6F9C" w:rsidRPr="00304026" w14:paraId="694B6C6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9791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8F39" w14:textId="77777777" w:rsidR="00AF6F9C" w:rsidRPr="00304026" w:rsidRDefault="00AF6F9C" w:rsidP="00C438B2">
            <w:pPr>
              <w:spacing w:before="0" w:after="0"/>
              <w:rPr>
                <w:rFonts w:eastAsia="Times New Roman" w:cstheme="minorHAnsi"/>
                <w:szCs w:val="24"/>
                <w:lang w:eastAsia="fr-FR"/>
              </w:rPr>
            </w:pPr>
          </w:p>
        </w:tc>
      </w:tr>
      <w:tr w:rsidR="00AF6F9C" w:rsidRPr="00304026" w14:paraId="7C94D39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983A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C8345" w14:textId="77777777" w:rsidR="00AF6F9C" w:rsidRPr="00304026" w:rsidRDefault="00AF6F9C" w:rsidP="00C438B2">
            <w:pPr>
              <w:spacing w:before="0" w:after="0"/>
              <w:rPr>
                <w:rFonts w:eastAsia="Times New Roman" w:cstheme="minorHAnsi"/>
                <w:szCs w:val="24"/>
                <w:lang w:eastAsia="fr-FR"/>
              </w:rPr>
            </w:pPr>
          </w:p>
        </w:tc>
      </w:tr>
      <w:tr w:rsidR="00AF6F9C" w:rsidRPr="00304026" w14:paraId="16448C9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64CD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F30EB" w14:textId="77777777" w:rsidR="00AF6F9C" w:rsidRPr="00304026" w:rsidRDefault="00AF6F9C" w:rsidP="00C438B2">
            <w:pPr>
              <w:spacing w:before="0" w:after="0"/>
              <w:rPr>
                <w:rFonts w:eastAsia="Times New Roman" w:cstheme="minorHAnsi"/>
                <w:szCs w:val="24"/>
                <w:lang w:eastAsia="fr-FR"/>
              </w:rPr>
            </w:pPr>
          </w:p>
        </w:tc>
      </w:tr>
      <w:tr w:rsidR="00AF6F9C" w:rsidRPr="00304026" w14:paraId="4747907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2B2A1"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BBDA7" w14:textId="77777777" w:rsidR="00AF6F9C" w:rsidRPr="00304026" w:rsidRDefault="00AF6F9C" w:rsidP="00C438B2">
            <w:pPr>
              <w:spacing w:before="0" w:after="0"/>
              <w:rPr>
                <w:rFonts w:eastAsia="Times New Roman" w:cstheme="minorHAnsi"/>
                <w:szCs w:val="24"/>
                <w:lang w:eastAsia="fr-FR"/>
              </w:rPr>
            </w:pPr>
          </w:p>
        </w:tc>
      </w:tr>
      <w:tr w:rsidR="00AF6F9C" w:rsidRPr="00304026" w14:paraId="3EDF9DF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E65E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16F5C6" w14:textId="77777777" w:rsidR="00AF6F9C" w:rsidRPr="00304026" w:rsidRDefault="00AF6F9C" w:rsidP="00C438B2">
            <w:pPr>
              <w:spacing w:before="0" w:after="0"/>
              <w:rPr>
                <w:rFonts w:eastAsia="Times New Roman" w:cstheme="minorHAnsi"/>
                <w:szCs w:val="24"/>
                <w:lang w:eastAsia="fr-FR"/>
              </w:rPr>
            </w:pPr>
          </w:p>
        </w:tc>
      </w:tr>
      <w:tr w:rsidR="00AF6F9C" w:rsidRPr="00304026" w14:paraId="1DEF64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D1D2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408A8" w14:textId="77777777" w:rsidR="00AF6F9C" w:rsidRPr="00304026" w:rsidRDefault="00AF6F9C" w:rsidP="00C438B2">
            <w:pPr>
              <w:spacing w:before="0" w:after="0"/>
              <w:rPr>
                <w:rFonts w:eastAsia="Times New Roman" w:cstheme="minorHAnsi"/>
                <w:szCs w:val="24"/>
                <w:lang w:eastAsia="fr-FR"/>
              </w:rPr>
            </w:pPr>
          </w:p>
          <w:p w14:paraId="009CE44F" w14:textId="77777777" w:rsidR="00AF6F9C" w:rsidRPr="00304026" w:rsidRDefault="00AF6F9C" w:rsidP="00C438B2">
            <w:pPr>
              <w:spacing w:before="0" w:after="0"/>
              <w:rPr>
                <w:rFonts w:eastAsia="Times New Roman" w:cstheme="minorHAnsi"/>
                <w:szCs w:val="24"/>
                <w:lang w:eastAsia="fr-FR"/>
              </w:rPr>
            </w:pPr>
          </w:p>
        </w:tc>
      </w:tr>
      <w:tr w:rsidR="00AF6F9C" w:rsidRPr="00304026" w14:paraId="5311A8E0"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F6A6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0FCDD" w14:textId="77777777" w:rsidR="00AF6F9C" w:rsidRPr="00304026" w:rsidRDefault="00AF6F9C" w:rsidP="00C438B2">
            <w:pPr>
              <w:spacing w:before="0" w:after="0"/>
              <w:rPr>
                <w:rFonts w:eastAsia="Times New Roman" w:cstheme="minorHAnsi"/>
                <w:szCs w:val="24"/>
                <w:lang w:eastAsia="fr-FR"/>
              </w:rPr>
            </w:pPr>
          </w:p>
        </w:tc>
      </w:tr>
    </w:tbl>
    <w:p w14:paraId="67151DF1" w14:textId="60FF9385" w:rsidR="00AF6F9C" w:rsidRDefault="00AF6F9C" w:rsidP="00AC29E8">
      <w:pPr>
        <w:spacing w:before="0" w:after="240" w:line="240" w:lineRule="auto"/>
        <w:jc w:val="both"/>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5DF148A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A798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64C12" w14:textId="482BBE45"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4.2</w:t>
            </w:r>
          </w:p>
        </w:tc>
      </w:tr>
      <w:tr w:rsidR="00AF6F9C" w:rsidRPr="00304026" w14:paraId="74DCD4E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7DCB2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824E9" w14:textId="77777777" w:rsidR="00AF6F9C" w:rsidRPr="00304026" w:rsidRDefault="00AF6F9C" w:rsidP="00C438B2">
            <w:pPr>
              <w:spacing w:before="0" w:after="0"/>
              <w:rPr>
                <w:rFonts w:eastAsia="Times New Roman" w:cstheme="minorHAnsi"/>
                <w:szCs w:val="24"/>
                <w:lang w:eastAsia="fr-FR"/>
              </w:rPr>
            </w:pPr>
          </w:p>
        </w:tc>
      </w:tr>
      <w:tr w:rsidR="00AF6F9C" w:rsidRPr="00304026" w14:paraId="47890C0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E4E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E37A1" w14:textId="77777777" w:rsidR="00AF6F9C" w:rsidRPr="00304026" w:rsidRDefault="00AF6F9C" w:rsidP="00C438B2">
            <w:pPr>
              <w:spacing w:before="0" w:after="0"/>
              <w:rPr>
                <w:rFonts w:eastAsia="Times New Roman" w:cstheme="minorHAnsi"/>
                <w:szCs w:val="24"/>
                <w:lang w:eastAsia="fr-FR"/>
              </w:rPr>
            </w:pPr>
          </w:p>
        </w:tc>
      </w:tr>
      <w:tr w:rsidR="00AF6F9C" w:rsidRPr="00304026" w14:paraId="471293A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9F62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84B2" w14:textId="77777777" w:rsidR="00AF6F9C" w:rsidRPr="00304026" w:rsidRDefault="00AF6F9C" w:rsidP="00C438B2">
            <w:pPr>
              <w:spacing w:before="0" w:after="0"/>
              <w:rPr>
                <w:rFonts w:eastAsia="Times New Roman" w:cstheme="minorHAnsi"/>
                <w:szCs w:val="24"/>
                <w:lang w:eastAsia="fr-FR"/>
              </w:rPr>
            </w:pPr>
          </w:p>
        </w:tc>
      </w:tr>
      <w:tr w:rsidR="00AF6F9C" w:rsidRPr="00304026" w14:paraId="01BAAC4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84D15"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1F46B" w14:textId="77777777" w:rsidR="00AF6F9C" w:rsidRPr="00304026" w:rsidRDefault="00AF6F9C" w:rsidP="00C438B2">
            <w:pPr>
              <w:spacing w:before="0" w:after="0"/>
              <w:rPr>
                <w:rFonts w:eastAsia="Times New Roman" w:cstheme="minorHAnsi"/>
                <w:szCs w:val="24"/>
                <w:lang w:eastAsia="fr-FR"/>
              </w:rPr>
            </w:pPr>
          </w:p>
        </w:tc>
      </w:tr>
      <w:tr w:rsidR="00AF6F9C" w:rsidRPr="00304026" w14:paraId="1C6B19D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E4FE"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3EAFF" w14:textId="77777777" w:rsidR="00AF6F9C" w:rsidRPr="00304026" w:rsidRDefault="00AF6F9C" w:rsidP="00C438B2">
            <w:pPr>
              <w:spacing w:before="0" w:after="0"/>
              <w:rPr>
                <w:rFonts w:eastAsia="Times New Roman" w:cstheme="minorHAnsi"/>
                <w:szCs w:val="24"/>
                <w:lang w:eastAsia="fr-FR"/>
              </w:rPr>
            </w:pPr>
          </w:p>
        </w:tc>
      </w:tr>
      <w:tr w:rsidR="00AF6F9C" w:rsidRPr="00304026" w14:paraId="40789BD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A5751"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84A9F3" w14:textId="77777777" w:rsidR="00AF6F9C" w:rsidRPr="00304026" w:rsidRDefault="00AF6F9C" w:rsidP="00C438B2">
            <w:pPr>
              <w:spacing w:before="0" w:after="0"/>
              <w:rPr>
                <w:rFonts w:eastAsia="Times New Roman" w:cstheme="minorHAnsi"/>
                <w:szCs w:val="24"/>
                <w:lang w:eastAsia="fr-FR"/>
              </w:rPr>
            </w:pPr>
          </w:p>
        </w:tc>
      </w:tr>
      <w:tr w:rsidR="00AF6F9C" w:rsidRPr="00304026" w14:paraId="3C6C89E1"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FEC75"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F44C9" w14:textId="77777777" w:rsidR="00AF6F9C" w:rsidRPr="00304026" w:rsidRDefault="00AF6F9C" w:rsidP="00C438B2">
            <w:pPr>
              <w:spacing w:before="0" w:after="0"/>
              <w:rPr>
                <w:rFonts w:eastAsia="Times New Roman" w:cstheme="minorHAnsi"/>
                <w:szCs w:val="24"/>
                <w:lang w:eastAsia="fr-FR"/>
              </w:rPr>
            </w:pPr>
          </w:p>
          <w:p w14:paraId="609E854B" w14:textId="77777777" w:rsidR="00AF6F9C" w:rsidRPr="00304026" w:rsidRDefault="00AF6F9C" w:rsidP="00C438B2">
            <w:pPr>
              <w:spacing w:before="0" w:after="0"/>
              <w:rPr>
                <w:rFonts w:eastAsia="Times New Roman" w:cstheme="minorHAnsi"/>
                <w:szCs w:val="24"/>
                <w:lang w:eastAsia="fr-FR"/>
              </w:rPr>
            </w:pPr>
          </w:p>
        </w:tc>
      </w:tr>
      <w:tr w:rsidR="00AF6F9C" w:rsidRPr="00304026" w14:paraId="572FBF7A"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24B57"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110D6" w14:textId="77777777" w:rsidR="00AF6F9C" w:rsidRPr="00304026" w:rsidRDefault="00AF6F9C" w:rsidP="00C438B2">
            <w:pPr>
              <w:spacing w:before="0" w:after="0"/>
              <w:rPr>
                <w:rFonts w:eastAsia="Times New Roman" w:cstheme="minorHAnsi"/>
                <w:szCs w:val="24"/>
                <w:lang w:eastAsia="fr-FR"/>
              </w:rPr>
            </w:pPr>
          </w:p>
        </w:tc>
      </w:tr>
    </w:tbl>
    <w:p w14:paraId="47CB4748" w14:textId="77777777" w:rsidR="00AF6F9C" w:rsidRPr="00AC29E8" w:rsidRDefault="00AF6F9C" w:rsidP="00AC29E8">
      <w:pPr>
        <w:spacing w:before="0" w:after="240" w:line="240" w:lineRule="auto"/>
        <w:jc w:val="both"/>
        <w:rPr>
          <w:rFonts w:ascii="Times New Roman" w:eastAsia="Times New Roman" w:hAnsi="Times New Roman" w:cs="Times New Roman"/>
          <w:szCs w:val="24"/>
          <w:lang w:eastAsia="fr-FR"/>
        </w:rPr>
      </w:pPr>
    </w:p>
    <w:p w14:paraId="0EAE6C91" w14:textId="10575AFD" w:rsidR="00AC29E8" w:rsidRPr="00AC29E8" w:rsidRDefault="00AC29E8" w:rsidP="00AC29E8">
      <w:pPr>
        <w:pStyle w:val="Titre3"/>
        <w:rPr>
          <w:rFonts w:ascii="Times New Roman" w:eastAsia="Times New Roman" w:hAnsi="Times New Roman" w:cs="Times New Roman"/>
          <w:szCs w:val="24"/>
          <w:lang w:eastAsia="fr-FR"/>
        </w:rPr>
      </w:pPr>
      <w:bookmarkStart w:id="16" w:name="_Toc74822000"/>
      <w:r w:rsidRPr="00AC29E8">
        <w:rPr>
          <w:rFonts w:eastAsia="Times New Roman"/>
          <w:lang w:eastAsia="fr-FR"/>
        </w:rPr>
        <w:t>Stock</w:t>
      </w:r>
      <w:bookmarkEnd w:id="16"/>
      <w:r w:rsidRPr="00AC29E8">
        <w:rPr>
          <w:rFonts w:eastAsia="Times New Roman"/>
          <w:lang w:eastAsia="fr-FR"/>
        </w:rPr>
        <w:t xml:space="preserve"> </w:t>
      </w:r>
    </w:p>
    <w:p w14:paraId="2F9A802C" w14:textId="406FEFC3" w:rsidR="00AF6F9C" w:rsidRDefault="00AC29E8" w:rsidP="00AF6F9C">
      <w:pPr>
        <w:spacing w:before="0" w:after="0" w:line="240" w:lineRule="auto"/>
        <w:jc w:val="center"/>
        <w:rPr>
          <w:rFonts w:ascii="Times New Roman" w:eastAsia="Times New Roman" w:hAnsi="Times New Roman" w:cs="Times New Roman"/>
          <w:szCs w:val="24"/>
          <w:lang w:eastAsia="fr-FR"/>
        </w:rPr>
      </w:pPr>
      <w:r w:rsidRPr="00AC29E8">
        <w:rPr>
          <w:rFonts w:ascii="Arial" w:eastAsia="Times New Roman" w:hAnsi="Arial" w:cs="Arial"/>
          <w:noProof/>
          <w:color w:val="000000"/>
          <w:sz w:val="17"/>
          <w:szCs w:val="17"/>
          <w:bdr w:val="none" w:sz="0" w:space="0" w:color="auto" w:frame="1"/>
          <w:lang w:eastAsia="fr-FR"/>
        </w:rPr>
        <w:drawing>
          <wp:inline distT="0" distB="0" distL="0" distR="0" wp14:anchorId="43214B0B" wp14:editId="77F8C1EC">
            <wp:extent cx="3629025" cy="20764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9025" cy="2076450"/>
                    </a:xfrm>
                    <a:prstGeom prst="rect">
                      <a:avLst/>
                    </a:prstGeom>
                    <a:noFill/>
                    <a:ln>
                      <a:noFill/>
                    </a:ln>
                  </pic:spPr>
                </pic:pic>
              </a:graphicData>
            </a:graphic>
          </wp:inline>
        </w:drawing>
      </w:r>
    </w:p>
    <w:tbl>
      <w:tblPr>
        <w:tblW w:w="9026" w:type="dxa"/>
        <w:tblLook w:val="04A0" w:firstRow="1" w:lastRow="0" w:firstColumn="1" w:lastColumn="0" w:noHBand="0" w:noVBand="1"/>
      </w:tblPr>
      <w:tblGrid>
        <w:gridCol w:w="7580"/>
        <w:gridCol w:w="1446"/>
      </w:tblGrid>
      <w:tr w:rsidR="00AF6F9C" w:rsidRPr="00304026" w14:paraId="5994CD1E"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3599C"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B0B4" w14:textId="0253CF97"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1.1</w:t>
            </w:r>
          </w:p>
        </w:tc>
      </w:tr>
      <w:tr w:rsidR="00AF6F9C" w:rsidRPr="00304026" w14:paraId="2F957E85"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DEF09"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7FEC4" w14:textId="77777777" w:rsidR="00AF6F9C" w:rsidRPr="00304026" w:rsidRDefault="00AF6F9C" w:rsidP="00C438B2">
            <w:pPr>
              <w:spacing w:before="0" w:after="0"/>
              <w:rPr>
                <w:rFonts w:eastAsia="Times New Roman" w:cstheme="minorHAnsi"/>
                <w:szCs w:val="24"/>
                <w:lang w:eastAsia="fr-FR"/>
              </w:rPr>
            </w:pPr>
          </w:p>
        </w:tc>
      </w:tr>
      <w:tr w:rsidR="00AF6F9C" w:rsidRPr="00304026" w14:paraId="32541D66"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37B93"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88648" w14:textId="77777777" w:rsidR="00AF6F9C" w:rsidRPr="00304026" w:rsidRDefault="00AF6F9C" w:rsidP="00C438B2">
            <w:pPr>
              <w:spacing w:before="0" w:after="0"/>
              <w:rPr>
                <w:rFonts w:eastAsia="Times New Roman" w:cstheme="minorHAnsi"/>
                <w:szCs w:val="24"/>
                <w:lang w:eastAsia="fr-FR"/>
              </w:rPr>
            </w:pPr>
          </w:p>
        </w:tc>
      </w:tr>
      <w:tr w:rsidR="00AF6F9C" w:rsidRPr="00304026" w14:paraId="2FCB1F3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89018"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CD1D7" w14:textId="77777777" w:rsidR="00AF6F9C" w:rsidRPr="00304026" w:rsidRDefault="00AF6F9C" w:rsidP="00C438B2">
            <w:pPr>
              <w:spacing w:before="0" w:after="0"/>
              <w:rPr>
                <w:rFonts w:eastAsia="Times New Roman" w:cstheme="minorHAnsi"/>
                <w:szCs w:val="24"/>
                <w:lang w:eastAsia="fr-FR"/>
              </w:rPr>
            </w:pPr>
          </w:p>
        </w:tc>
      </w:tr>
      <w:tr w:rsidR="00AF6F9C" w:rsidRPr="00304026" w14:paraId="63424DB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A43D9"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9A9C2" w14:textId="77777777" w:rsidR="00AF6F9C" w:rsidRPr="00304026" w:rsidRDefault="00AF6F9C" w:rsidP="00C438B2">
            <w:pPr>
              <w:spacing w:before="0" w:after="0"/>
              <w:rPr>
                <w:rFonts w:eastAsia="Times New Roman" w:cstheme="minorHAnsi"/>
                <w:szCs w:val="24"/>
                <w:lang w:eastAsia="fr-FR"/>
              </w:rPr>
            </w:pPr>
          </w:p>
        </w:tc>
      </w:tr>
      <w:tr w:rsidR="00AF6F9C" w:rsidRPr="00304026" w14:paraId="4974107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C684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2A57B8" w14:textId="77777777" w:rsidR="00AF6F9C" w:rsidRPr="00304026" w:rsidRDefault="00AF6F9C" w:rsidP="00C438B2">
            <w:pPr>
              <w:spacing w:before="0" w:after="0"/>
              <w:rPr>
                <w:rFonts w:eastAsia="Times New Roman" w:cstheme="minorHAnsi"/>
                <w:szCs w:val="24"/>
                <w:lang w:eastAsia="fr-FR"/>
              </w:rPr>
            </w:pPr>
          </w:p>
        </w:tc>
      </w:tr>
      <w:tr w:rsidR="00AF6F9C" w:rsidRPr="00304026" w14:paraId="3500BE2D"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7FE1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CCA5C8" w14:textId="77777777" w:rsidR="00AF6F9C" w:rsidRPr="00304026" w:rsidRDefault="00AF6F9C" w:rsidP="00C438B2">
            <w:pPr>
              <w:spacing w:before="0" w:after="0"/>
              <w:rPr>
                <w:rFonts w:eastAsia="Times New Roman" w:cstheme="minorHAnsi"/>
                <w:szCs w:val="24"/>
                <w:lang w:eastAsia="fr-FR"/>
              </w:rPr>
            </w:pPr>
          </w:p>
        </w:tc>
      </w:tr>
      <w:tr w:rsidR="00AF6F9C" w:rsidRPr="00304026" w14:paraId="756606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99FD"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705A" w14:textId="77777777" w:rsidR="00AF6F9C" w:rsidRPr="00304026" w:rsidRDefault="00AF6F9C" w:rsidP="00C438B2">
            <w:pPr>
              <w:spacing w:before="0" w:after="0"/>
              <w:rPr>
                <w:rFonts w:eastAsia="Times New Roman" w:cstheme="minorHAnsi"/>
                <w:szCs w:val="24"/>
                <w:lang w:eastAsia="fr-FR"/>
              </w:rPr>
            </w:pPr>
          </w:p>
          <w:p w14:paraId="236F06D6" w14:textId="77777777" w:rsidR="00AF6F9C" w:rsidRPr="00304026" w:rsidRDefault="00AF6F9C" w:rsidP="00C438B2">
            <w:pPr>
              <w:spacing w:before="0" w:after="0"/>
              <w:rPr>
                <w:rFonts w:eastAsia="Times New Roman" w:cstheme="minorHAnsi"/>
                <w:szCs w:val="24"/>
                <w:lang w:eastAsia="fr-FR"/>
              </w:rPr>
            </w:pPr>
          </w:p>
        </w:tc>
      </w:tr>
      <w:tr w:rsidR="00AF6F9C" w:rsidRPr="00304026" w14:paraId="41C000E4"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7B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FA52A" w14:textId="77777777" w:rsidR="00AF6F9C" w:rsidRPr="00304026" w:rsidRDefault="00AF6F9C" w:rsidP="00C438B2">
            <w:pPr>
              <w:spacing w:before="0" w:after="0"/>
              <w:rPr>
                <w:rFonts w:eastAsia="Times New Roman" w:cstheme="minorHAnsi"/>
                <w:szCs w:val="24"/>
                <w:lang w:eastAsia="fr-FR"/>
              </w:rPr>
            </w:pPr>
          </w:p>
        </w:tc>
      </w:tr>
    </w:tbl>
    <w:p w14:paraId="214DE12F" w14:textId="644F89A7" w:rsidR="00AF6F9C" w:rsidRDefault="00AF6F9C" w:rsidP="00AF6F9C">
      <w:pPr>
        <w:spacing w:before="0" w:after="0" w:line="240" w:lineRule="auto"/>
        <w:jc w:val="center"/>
        <w:rPr>
          <w:rFonts w:ascii="Times New Roman" w:eastAsia="Times New Roman" w:hAnsi="Times New Roman" w:cs="Times New Roman"/>
          <w:szCs w:val="24"/>
          <w:lang w:eastAsia="fr-FR"/>
        </w:rPr>
      </w:pPr>
    </w:p>
    <w:tbl>
      <w:tblPr>
        <w:tblW w:w="9026" w:type="dxa"/>
        <w:tblLook w:val="04A0" w:firstRow="1" w:lastRow="0" w:firstColumn="1" w:lastColumn="0" w:noHBand="0" w:noVBand="1"/>
      </w:tblPr>
      <w:tblGrid>
        <w:gridCol w:w="7580"/>
        <w:gridCol w:w="1446"/>
      </w:tblGrid>
      <w:tr w:rsidR="00AF6F9C" w:rsidRPr="00304026" w14:paraId="1DC00EF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1793A"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Use Case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476D7" w14:textId="6DA0D56D" w:rsidR="00AF6F9C" w:rsidRPr="00304026" w:rsidRDefault="00AF6F9C" w:rsidP="00C438B2">
            <w:pPr>
              <w:spacing w:before="0" w:after="0"/>
              <w:rPr>
                <w:rFonts w:eastAsia="Times New Roman" w:cstheme="minorHAnsi"/>
                <w:szCs w:val="24"/>
                <w:lang w:eastAsia="fr-FR"/>
              </w:rPr>
            </w:pPr>
            <w:r>
              <w:rPr>
                <w:rFonts w:eastAsia="Times New Roman" w:cstheme="minorHAnsi"/>
                <w:szCs w:val="24"/>
                <w:lang w:eastAsia="fr-FR"/>
              </w:rPr>
              <w:t>1.2</w:t>
            </w:r>
          </w:p>
        </w:tc>
      </w:tr>
      <w:tr w:rsidR="00AF6F9C" w:rsidRPr="00304026" w14:paraId="5041AF5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AF30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Nom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ADA9D" w14:textId="77777777" w:rsidR="00AF6F9C" w:rsidRPr="00304026" w:rsidRDefault="00AF6F9C" w:rsidP="00C438B2">
            <w:pPr>
              <w:spacing w:before="0" w:after="0"/>
              <w:rPr>
                <w:rFonts w:eastAsia="Times New Roman" w:cstheme="minorHAnsi"/>
                <w:szCs w:val="24"/>
                <w:lang w:eastAsia="fr-FR"/>
              </w:rPr>
            </w:pPr>
          </w:p>
        </w:tc>
      </w:tr>
      <w:tr w:rsidR="00AF6F9C" w:rsidRPr="00304026" w14:paraId="046190EC"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0BBFB"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Premier Acteur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84D12" w14:textId="77777777" w:rsidR="00AF6F9C" w:rsidRPr="00304026" w:rsidRDefault="00AF6F9C" w:rsidP="00C438B2">
            <w:pPr>
              <w:spacing w:before="0" w:after="0"/>
              <w:rPr>
                <w:rFonts w:eastAsia="Times New Roman" w:cstheme="minorHAnsi"/>
                <w:szCs w:val="24"/>
                <w:lang w:eastAsia="fr-FR"/>
              </w:rPr>
            </w:pPr>
          </w:p>
        </w:tc>
      </w:tr>
      <w:tr w:rsidR="00AF6F9C" w:rsidRPr="00304026" w14:paraId="5194DA27"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16F0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Deuxième Acteur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C0E7F" w14:textId="77777777" w:rsidR="00AF6F9C" w:rsidRPr="00304026" w:rsidRDefault="00AF6F9C" w:rsidP="00C438B2">
            <w:pPr>
              <w:spacing w:before="0" w:after="0"/>
              <w:rPr>
                <w:rFonts w:eastAsia="Times New Roman" w:cstheme="minorHAnsi"/>
                <w:szCs w:val="24"/>
                <w:lang w:eastAsia="fr-FR"/>
              </w:rPr>
            </w:pPr>
          </w:p>
        </w:tc>
      </w:tr>
      <w:tr w:rsidR="00AF6F9C" w:rsidRPr="00304026" w14:paraId="4A3AB2C8"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1F6F6"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31AE" w14:textId="77777777" w:rsidR="00AF6F9C" w:rsidRPr="00304026" w:rsidRDefault="00AF6F9C" w:rsidP="00C438B2">
            <w:pPr>
              <w:spacing w:before="0" w:after="0"/>
              <w:rPr>
                <w:rFonts w:eastAsia="Times New Roman" w:cstheme="minorHAnsi"/>
                <w:szCs w:val="24"/>
                <w:lang w:eastAsia="fr-FR"/>
              </w:rPr>
            </w:pPr>
          </w:p>
        </w:tc>
      </w:tr>
      <w:tr w:rsidR="00AF6F9C" w:rsidRPr="00304026" w14:paraId="5F79A22F"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982F0"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Pré-Conditions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11AB0" w14:textId="77777777" w:rsidR="00AF6F9C" w:rsidRPr="00304026" w:rsidRDefault="00AF6F9C" w:rsidP="00C438B2">
            <w:pPr>
              <w:spacing w:before="0" w:after="0"/>
              <w:rPr>
                <w:rFonts w:eastAsia="Times New Roman" w:cstheme="minorHAnsi"/>
                <w:szCs w:val="24"/>
                <w:lang w:eastAsia="fr-FR"/>
              </w:rPr>
            </w:pPr>
          </w:p>
        </w:tc>
      </w:tr>
      <w:tr w:rsidR="00AF6F9C" w:rsidRPr="00304026" w14:paraId="049DF489"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FD38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Post-Conditions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2651E" w14:textId="77777777" w:rsidR="00AF6F9C" w:rsidRPr="00304026" w:rsidRDefault="00AF6F9C" w:rsidP="00C438B2">
            <w:pPr>
              <w:spacing w:before="0" w:after="0"/>
              <w:rPr>
                <w:rFonts w:eastAsia="Times New Roman" w:cstheme="minorHAnsi"/>
                <w:szCs w:val="24"/>
                <w:lang w:eastAsia="fr-FR"/>
              </w:rPr>
            </w:pPr>
          </w:p>
        </w:tc>
      </w:tr>
      <w:tr w:rsidR="00AF6F9C" w:rsidRPr="00304026" w14:paraId="75973792"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AEDEF"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Événements principaux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6AC36" w14:textId="77777777" w:rsidR="00AF6F9C" w:rsidRPr="00304026" w:rsidRDefault="00AF6F9C" w:rsidP="00C438B2">
            <w:pPr>
              <w:spacing w:before="0" w:after="0"/>
              <w:rPr>
                <w:rFonts w:eastAsia="Times New Roman" w:cstheme="minorHAnsi"/>
                <w:szCs w:val="24"/>
                <w:lang w:eastAsia="fr-FR"/>
              </w:rPr>
            </w:pPr>
          </w:p>
          <w:p w14:paraId="22496AE9" w14:textId="77777777" w:rsidR="00AF6F9C" w:rsidRPr="00304026" w:rsidRDefault="00AF6F9C" w:rsidP="00C438B2">
            <w:pPr>
              <w:spacing w:before="0" w:after="0"/>
              <w:rPr>
                <w:rFonts w:eastAsia="Times New Roman" w:cstheme="minorHAnsi"/>
                <w:szCs w:val="24"/>
                <w:lang w:eastAsia="fr-FR"/>
              </w:rPr>
            </w:pPr>
          </w:p>
        </w:tc>
      </w:tr>
      <w:tr w:rsidR="00AF6F9C" w:rsidRPr="00304026" w14:paraId="2917038B" w14:textId="77777777" w:rsidTr="00C438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3BCE74" w14:textId="77777777" w:rsidR="00AF6F9C" w:rsidRPr="00304026" w:rsidRDefault="00AF6F9C" w:rsidP="00C438B2">
            <w:pPr>
              <w:spacing w:before="0" w:after="0"/>
              <w:rPr>
                <w:rFonts w:eastAsia="Times New Roman" w:cstheme="minorHAnsi"/>
                <w:szCs w:val="24"/>
                <w:lang w:eastAsia="fr-FR"/>
              </w:rPr>
            </w:pPr>
            <w:r w:rsidRPr="00304026">
              <w:rPr>
                <w:rFonts w:eastAsia="Times New Roman" w:cstheme="minorHAnsi"/>
                <w:color w:val="000000"/>
                <w:sz w:val="22"/>
                <w:szCs w:val="22"/>
                <w:lang w:eastAsia="fr-FR"/>
              </w:rPr>
              <w:t>Evènements exceptionnels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C2011" w14:textId="77777777" w:rsidR="00AF6F9C" w:rsidRPr="00304026" w:rsidRDefault="00AF6F9C" w:rsidP="00C438B2">
            <w:pPr>
              <w:spacing w:before="0" w:after="0"/>
              <w:rPr>
                <w:rFonts w:eastAsia="Times New Roman" w:cstheme="minorHAnsi"/>
                <w:szCs w:val="24"/>
                <w:lang w:eastAsia="fr-FR"/>
              </w:rPr>
            </w:pPr>
          </w:p>
        </w:tc>
      </w:tr>
    </w:tbl>
    <w:p w14:paraId="5A60B58B" w14:textId="1E47A8A9" w:rsidR="00AF6F9C" w:rsidRDefault="00AF6F9C" w:rsidP="00AF6F9C">
      <w:pPr>
        <w:spacing w:before="0" w:after="0" w:line="240" w:lineRule="auto"/>
        <w:jc w:val="center"/>
        <w:rPr>
          <w:rFonts w:ascii="Times New Roman" w:eastAsia="Times New Roman" w:hAnsi="Times New Roman" w:cs="Times New Roman"/>
          <w:szCs w:val="24"/>
          <w:lang w:eastAsia="fr-FR"/>
        </w:rPr>
      </w:pPr>
    </w:p>
    <w:p w14:paraId="3E1E1697" w14:textId="23557C5E" w:rsidR="00BB5BA9" w:rsidRDefault="00BB5BA9">
      <w:pPr>
        <w:rPr>
          <w:rFonts w:ascii="Times New Roman" w:eastAsia="Times New Roman" w:hAnsi="Times New Roman" w:cs="Times New Roman"/>
          <w:szCs w:val="24"/>
          <w:lang w:eastAsia="fr-FR"/>
        </w:rPr>
      </w:pPr>
      <w:r>
        <w:rPr>
          <w:rFonts w:ascii="Times New Roman" w:eastAsia="Times New Roman" w:hAnsi="Times New Roman" w:cs="Times New Roman"/>
          <w:szCs w:val="24"/>
          <w:lang w:eastAsia="fr-FR"/>
        </w:rPr>
        <w:br w:type="page"/>
      </w:r>
    </w:p>
    <w:p w14:paraId="1120EBF8" w14:textId="644F8A10" w:rsidR="004B633E" w:rsidRDefault="004B633E" w:rsidP="00AC29E8">
      <w:pPr>
        <w:pStyle w:val="Titre1"/>
        <w:numPr>
          <w:ilvl w:val="0"/>
          <w:numId w:val="1"/>
        </w:numPr>
        <w:ind w:left="0" w:firstLine="0"/>
        <w:jc w:val="both"/>
      </w:pPr>
      <w:bookmarkStart w:id="17" w:name="_Toc74822001"/>
      <w:r w:rsidRPr="00AC29E8">
        <w:lastRenderedPageBreak/>
        <w:t xml:space="preserve">Spécification des structures de </w:t>
      </w:r>
      <w:r w:rsidR="00EF3F69" w:rsidRPr="00AC29E8">
        <w:t>données</w:t>
      </w:r>
      <w:bookmarkEnd w:id="17"/>
    </w:p>
    <w:p w14:paraId="5A707787" w14:textId="0EC4B5D7" w:rsidR="00103DD9" w:rsidRPr="00103DD9" w:rsidRDefault="00103DD9" w:rsidP="00103DD9">
      <w:pPr>
        <w:rPr>
          <w:color w:val="FF0000"/>
        </w:rPr>
      </w:pPr>
      <w:r w:rsidRPr="00103DD9">
        <w:rPr>
          <w:color w:val="FF0000"/>
        </w:rPr>
        <w:t>Commenter chaque diagramme en expliquant sa place dans le programme, son utilité, son comportement, etc.…</w:t>
      </w:r>
    </w:p>
    <w:p w14:paraId="6C577F7D" w14:textId="1B01F7F1" w:rsidR="00194407" w:rsidRDefault="00194407" w:rsidP="00194407">
      <w:pPr>
        <w:pStyle w:val="Titre2"/>
      </w:pPr>
      <w:bookmarkStart w:id="18" w:name="_Toc74822002"/>
      <w:r>
        <w:t>Package MODEL</w:t>
      </w:r>
      <w:bookmarkEnd w:id="18"/>
    </w:p>
    <w:p w14:paraId="5FF7E4AE" w14:textId="5E4A8830" w:rsidR="00A47A65" w:rsidRDefault="00A47A65" w:rsidP="00A47A65">
      <w:pPr>
        <w:keepNext/>
      </w:pPr>
      <w:r>
        <w:rPr>
          <w:noProof/>
        </w:rPr>
        <w:drawing>
          <wp:inline distT="0" distB="0" distL="0" distR="0" wp14:anchorId="6C81F8E7" wp14:editId="2AB25E0D">
            <wp:extent cx="5731510" cy="4480560"/>
            <wp:effectExtent l="0" t="0" r="2540" b="0"/>
            <wp:docPr id="5" name="Image 5" descr="Une image contenant texte, noir, méta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noir, métal,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4480560"/>
                    </a:xfrm>
                    <a:prstGeom prst="rect">
                      <a:avLst/>
                    </a:prstGeom>
                  </pic:spPr>
                </pic:pic>
              </a:graphicData>
            </a:graphic>
          </wp:inline>
        </w:drawing>
      </w:r>
    </w:p>
    <w:p w14:paraId="25149AEA" w14:textId="6B6DF190" w:rsidR="00194407" w:rsidRDefault="00A47A65" w:rsidP="00194407">
      <w:pPr>
        <w:pStyle w:val="Lgende"/>
      </w:pPr>
      <w:r>
        <w:t xml:space="preserve">Figure </w:t>
      </w:r>
      <w:r w:rsidR="00BB0163">
        <w:fldChar w:fldCharType="begin"/>
      </w:r>
      <w:r w:rsidR="00BB0163">
        <w:instrText xml:space="preserve"> SEQ Figure \* ARABIC </w:instrText>
      </w:r>
      <w:r w:rsidR="00BB0163">
        <w:fldChar w:fldCharType="separate"/>
      </w:r>
      <w:r w:rsidR="00CB4FE8">
        <w:rPr>
          <w:noProof/>
        </w:rPr>
        <w:t>1</w:t>
      </w:r>
      <w:r w:rsidR="00BB0163">
        <w:rPr>
          <w:noProof/>
        </w:rPr>
        <w:fldChar w:fldCharType="end"/>
      </w:r>
      <w:r>
        <w:t xml:space="preserve"> : Diagramme de classe - package model</w:t>
      </w:r>
    </w:p>
    <w:p w14:paraId="73D9209D" w14:textId="77777777" w:rsidR="00194407" w:rsidRDefault="00194407">
      <w:pPr>
        <w:rPr>
          <w:b/>
          <w:bCs/>
          <w:color w:val="276E8B" w:themeColor="accent1" w:themeShade="BF"/>
          <w:sz w:val="16"/>
          <w:szCs w:val="16"/>
        </w:rPr>
      </w:pPr>
      <w:r>
        <w:br w:type="page"/>
      </w:r>
    </w:p>
    <w:p w14:paraId="3B9A5DC9" w14:textId="665F49D1" w:rsidR="00194407" w:rsidRDefault="00194407" w:rsidP="00194407">
      <w:pPr>
        <w:pStyle w:val="Titre2"/>
        <w:rPr>
          <w:noProof/>
        </w:rPr>
      </w:pPr>
      <w:bookmarkStart w:id="19" w:name="_Toc74822003"/>
      <w:r>
        <w:rPr>
          <w:noProof/>
        </w:rPr>
        <w:lastRenderedPageBreak/>
        <w:t>Package service</w:t>
      </w:r>
      <w:bookmarkEnd w:id="19"/>
    </w:p>
    <w:p w14:paraId="2ED942E4" w14:textId="51080450" w:rsidR="00A47A65" w:rsidRDefault="00A47A65" w:rsidP="00A47A65">
      <w:pPr>
        <w:keepNext/>
      </w:pPr>
      <w:r>
        <w:rPr>
          <w:noProof/>
        </w:rPr>
        <w:drawing>
          <wp:inline distT="0" distB="0" distL="0" distR="0" wp14:anchorId="60AFF6DF" wp14:editId="73921A06">
            <wp:extent cx="5731510" cy="5315585"/>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315585"/>
                    </a:xfrm>
                    <a:prstGeom prst="rect">
                      <a:avLst/>
                    </a:prstGeom>
                  </pic:spPr>
                </pic:pic>
              </a:graphicData>
            </a:graphic>
          </wp:inline>
        </w:drawing>
      </w:r>
    </w:p>
    <w:p w14:paraId="5FE7E843" w14:textId="4B512A64" w:rsidR="00194407" w:rsidRDefault="00A47A65" w:rsidP="00A47A65">
      <w:pPr>
        <w:pStyle w:val="Lgende"/>
      </w:pPr>
      <w:r>
        <w:t xml:space="preserve">Figure </w:t>
      </w:r>
      <w:r w:rsidR="00BB0163">
        <w:fldChar w:fldCharType="begin"/>
      </w:r>
      <w:r w:rsidR="00BB0163">
        <w:instrText xml:space="preserve"> SEQ Figure \* ARABIC </w:instrText>
      </w:r>
      <w:r w:rsidR="00BB0163">
        <w:fldChar w:fldCharType="separate"/>
      </w:r>
      <w:r w:rsidR="00CB4FE8">
        <w:rPr>
          <w:noProof/>
        </w:rPr>
        <w:t>2</w:t>
      </w:r>
      <w:r w:rsidR="00BB0163">
        <w:rPr>
          <w:noProof/>
        </w:rPr>
        <w:fldChar w:fldCharType="end"/>
      </w:r>
      <w:r>
        <w:t>: diagramme de classe - package service</w:t>
      </w:r>
    </w:p>
    <w:p w14:paraId="03D428BC" w14:textId="77777777" w:rsidR="00194407" w:rsidRDefault="00194407">
      <w:pPr>
        <w:rPr>
          <w:b/>
          <w:bCs/>
          <w:color w:val="276E8B" w:themeColor="accent1" w:themeShade="BF"/>
          <w:sz w:val="16"/>
          <w:szCs w:val="16"/>
        </w:rPr>
      </w:pPr>
      <w:r>
        <w:br w:type="page"/>
      </w:r>
    </w:p>
    <w:p w14:paraId="3B556978" w14:textId="10AC292C" w:rsidR="00194407" w:rsidRDefault="00194407" w:rsidP="00194407">
      <w:pPr>
        <w:pStyle w:val="Titre2"/>
        <w:rPr>
          <w:noProof/>
        </w:rPr>
      </w:pPr>
      <w:bookmarkStart w:id="20" w:name="_Toc74822004"/>
      <w:r>
        <w:rPr>
          <w:noProof/>
        </w:rPr>
        <w:lastRenderedPageBreak/>
        <w:t>Package controller</w:t>
      </w:r>
      <w:bookmarkEnd w:id="20"/>
    </w:p>
    <w:p w14:paraId="2AFA5BE1" w14:textId="709FBE53" w:rsidR="00A47A65" w:rsidRDefault="00A47A65" w:rsidP="00A47A65">
      <w:pPr>
        <w:keepNext/>
      </w:pPr>
      <w:r>
        <w:rPr>
          <w:noProof/>
        </w:rPr>
        <w:drawing>
          <wp:inline distT="0" distB="0" distL="0" distR="0" wp14:anchorId="61590952" wp14:editId="71E5905D">
            <wp:extent cx="5731510" cy="3390265"/>
            <wp:effectExtent l="0" t="0" r="2540" b="635"/>
            <wp:docPr id="4" name="Image 4" descr="Une image contenant texte, noi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noir, capture d’écran&#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14:paraId="61A39616" w14:textId="37B42EAA" w:rsidR="00A47A65" w:rsidRDefault="00A47A65" w:rsidP="00A47A65">
      <w:pPr>
        <w:pStyle w:val="Lgende"/>
      </w:pPr>
      <w:r>
        <w:t xml:space="preserve">Figure </w:t>
      </w:r>
      <w:r w:rsidR="00BB0163">
        <w:fldChar w:fldCharType="begin"/>
      </w:r>
      <w:r w:rsidR="00BB0163">
        <w:instrText xml:space="preserve"> SEQ Figure \* ARABIC </w:instrText>
      </w:r>
      <w:r w:rsidR="00BB0163">
        <w:fldChar w:fldCharType="separate"/>
      </w:r>
      <w:r w:rsidR="00CB4FE8">
        <w:rPr>
          <w:noProof/>
        </w:rPr>
        <w:t>3</w:t>
      </w:r>
      <w:r w:rsidR="00BB0163">
        <w:rPr>
          <w:noProof/>
        </w:rPr>
        <w:fldChar w:fldCharType="end"/>
      </w:r>
      <w:r>
        <w:t xml:space="preserve">: diagramme de classe - package </w:t>
      </w:r>
      <w:r w:rsidR="00CB4FE8">
        <w:t>controller</w:t>
      </w:r>
    </w:p>
    <w:p w14:paraId="166EF3A5" w14:textId="3985CA26" w:rsidR="00194407" w:rsidRDefault="00194407">
      <w:pPr>
        <w:rPr>
          <w:caps/>
          <w:spacing w:val="15"/>
        </w:rPr>
      </w:pPr>
      <w:r>
        <w:br w:type="page"/>
      </w:r>
    </w:p>
    <w:p w14:paraId="5CA8D909" w14:textId="284FC5D3" w:rsidR="00194407" w:rsidRPr="00194407" w:rsidRDefault="00194407" w:rsidP="00194407">
      <w:pPr>
        <w:pStyle w:val="Titre2"/>
      </w:pPr>
      <w:bookmarkStart w:id="21" w:name="_Toc74822005"/>
      <w:r>
        <w:lastRenderedPageBreak/>
        <w:t>Package UI</w:t>
      </w:r>
      <w:bookmarkEnd w:id="21"/>
    </w:p>
    <w:p w14:paraId="5C9EB426" w14:textId="12C5CD97" w:rsidR="00CB4FE8" w:rsidRDefault="00A47A65" w:rsidP="00CB4FE8">
      <w:pPr>
        <w:keepNext/>
      </w:pPr>
      <w:r>
        <w:rPr>
          <w:noProof/>
        </w:rPr>
        <w:drawing>
          <wp:inline distT="0" distB="0" distL="0" distR="0" wp14:anchorId="21747B61" wp14:editId="71C57CBE">
            <wp:extent cx="5731510" cy="5184140"/>
            <wp:effectExtent l="0" t="0" r="254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184140"/>
                    </a:xfrm>
                    <a:prstGeom prst="rect">
                      <a:avLst/>
                    </a:prstGeom>
                  </pic:spPr>
                </pic:pic>
              </a:graphicData>
            </a:graphic>
          </wp:inline>
        </w:drawing>
      </w:r>
    </w:p>
    <w:p w14:paraId="18E24731" w14:textId="28D60E1E" w:rsidR="00194407" w:rsidRPr="00194407" w:rsidRDefault="00CB4FE8" w:rsidP="002725C1">
      <w:pPr>
        <w:pStyle w:val="Lgende"/>
      </w:pPr>
      <w:r>
        <w:t xml:space="preserve">Figure </w:t>
      </w:r>
      <w:r w:rsidR="00BB0163">
        <w:fldChar w:fldCharType="begin"/>
      </w:r>
      <w:r w:rsidR="00BB0163">
        <w:instrText xml:space="preserve"> </w:instrText>
      </w:r>
      <w:r w:rsidR="00BB0163">
        <w:instrText xml:space="preserve">SEQ Figure \* ARABIC </w:instrText>
      </w:r>
      <w:r w:rsidR="00BB0163">
        <w:fldChar w:fldCharType="separate"/>
      </w:r>
      <w:r>
        <w:rPr>
          <w:noProof/>
        </w:rPr>
        <w:t>4</w:t>
      </w:r>
      <w:r w:rsidR="00BB0163">
        <w:rPr>
          <w:noProof/>
        </w:rPr>
        <w:fldChar w:fldCharType="end"/>
      </w:r>
      <w:r>
        <w:t>: diagramme de classe - package ui</w:t>
      </w:r>
    </w:p>
    <w:p w14:paraId="630282B3" w14:textId="4E817445" w:rsidR="00CB4FE8" w:rsidRPr="00CB4FE8" w:rsidRDefault="00CB4FE8">
      <w:pPr>
        <w:rPr>
          <w:b/>
          <w:bCs/>
          <w:color w:val="276E8B" w:themeColor="accent1" w:themeShade="BF"/>
          <w:sz w:val="16"/>
          <w:szCs w:val="16"/>
        </w:rPr>
      </w:pPr>
    </w:p>
    <w:p w14:paraId="63A33740" w14:textId="220FEEF4" w:rsidR="00CB4FE8" w:rsidRDefault="00CB4FE8">
      <w:pPr>
        <w:rPr>
          <w:caps/>
          <w:color w:val="FFFFFF" w:themeColor="background1"/>
          <w:spacing w:val="15"/>
          <w:sz w:val="28"/>
          <w:szCs w:val="22"/>
        </w:rPr>
      </w:pPr>
      <w:r>
        <w:br w:type="page"/>
      </w:r>
    </w:p>
    <w:p w14:paraId="6B2B1741" w14:textId="77777777" w:rsidR="00CB4FE8" w:rsidRDefault="00CB4FE8" w:rsidP="00AC29E8">
      <w:pPr>
        <w:pStyle w:val="Titre1"/>
        <w:numPr>
          <w:ilvl w:val="0"/>
          <w:numId w:val="1"/>
        </w:numPr>
        <w:ind w:left="0" w:firstLine="0"/>
        <w:jc w:val="both"/>
        <w:sectPr w:rsidR="00CB4FE8" w:rsidSect="000C4298">
          <w:headerReference w:type="default" r:id="rId18"/>
          <w:pgSz w:w="11906" w:h="16838"/>
          <w:pgMar w:top="1440" w:right="1440" w:bottom="1440" w:left="1440" w:header="709" w:footer="709" w:gutter="0"/>
          <w:cols w:space="708"/>
          <w:titlePg/>
          <w:docGrid w:linePitch="360"/>
        </w:sectPr>
      </w:pPr>
    </w:p>
    <w:p w14:paraId="61733F66" w14:textId="5189A93F" w:rsidR="00CB4FE8" w:rsidRDefault="00CB4FE8" w:rsidP="00CB4FE8">
      <w:r>
        <w:rPr>
          <w:noProof/>
        </w:rPr>
        <w:lastRenderedPageBreak/>
        <w:drawing>
          <wp:anchor distT="0" distB="0" distL="114300" distR="114300" simplePos="0" relativeHeight="251658240" behindDoc="0" locked="0" layoutInCell="1" allowOverlap="1" wp14:anchorId="731F9B0A" wp14:editId="5F90A371">
            <wp:simplePos x="0" y="0"/>
            <wp:positionH relativeFrom="margin">
              <wp:align>center</wp:align>
            </wp:positionH>
            <wp:positionV relativeFrom="margin">
              <wp:align>center</wp:align>
            </wp:positionV>
            <wp:extent cx="10664825" cy="3052445"/>
            <wp:effectExtent l="0" t="0" r="317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64825" cy="3052445"/>
                    </a:xfrm>
                    <a:prstGeom prst="rect">
                      <a:avLst/>
                    </a:prstGeom>
                  </pic:spPr>
                </pic:pic>
              </a:graphicData>
            </a:graphic>
            <wp14:sizeRelH relativeFrom="margin">
              <wp14:pctWidth>0</wp14:pctWidth>
            </wp14:sizeRelH>
            <wp14:sizeRelV relativeFrom="margin">
              <wp14:pctHeight>0</wp14:pctHeight>
            </wp14:sizeRelV>
          </wp:anchor>
        </w:drawing>
      </w:r>
    </w:p>
    <w:p w14:paraId="656F69B8" w14:textId="36E85DBB" w:rsidR="00194407" w:rsidRDefault="00194407" w:rsidP="00194407">
      <w:pPr>
        <w:pStyle w:val="Titre2"/>
      </w:pPr>
      <w:bookmarkStart w:id="22" w:name="_Toc74822006"/>
      <w:r>
        <w:t>Projet complet</w:t>
      </w:r>
      <w:bookmarkEnd w:id="22"/>
    </w:p>
    <w:p w14:paraId="0AFDBD30" w14:textId="292EC515" w:rsidR="00194407" w:rsidRPr="00194407" w:rsidRDefault="002725C1" w:rsidP="00194407">
      <w:pPr>
        <w:tabs>
          <w:tab w:val="left" w:pos="2794"/>
        </w:tabs>
        <w:sectPr w:rsidR="00194407" w:rsidRPr="00194407" w:rsidSect="00CB4FE8">
          <w:pgSz w:w="16838" w:h="11906" w:orient="landscape"/>
          <w:pgMar w:top="1440" w:right="1440" w:bottom="1440" w:left="1440" w:header="709" w:footer="709" w:gutter="0"/>
          <w:cols w:space="708"/>
          <w:docGrid w:linePitch="360"/>
        </w:sectPr>
      </w:pPr>
      <w:r>
        <w:rPr>
          <w:noProof/>
        </w:rPr>
        <mc:AlternateContent>
          <mc:Choice Requires="wps">
            <w:drawing>
              <wp:anchor distT="0" distB="0" distL="114300" distR="114300" simplePos="0" relativeHeight="251660288" behindDoc="0" locked="0" layoutInCell="1" allowOverlap="1" wp14:anchorId="7D3C1849" wp14:editId="1727CA6E">
                <wp:simplePos x="0" y="0"/>
                <wp:positionH relativeFrom="column">
                  <wp:posOffset>-218440</wp:posOffset>
                </wp:positionH>
                <wp:positionV relativeFrom="paragraph">
                  <wp:posOffset>3754120</wp:posOffset>
                </wp:positionV>
                <wp:extent cx="9982200" cy="635"/>
                <wp:effectExtent l="0" t="0" r="0" b="9525"/>
                <wp:wrapSquare wrapText="bothSides"/>
                <wp:docPr id="9" name="Zone de texte 9"/>
                <wp:cNvGraphicFramePr/>
                <a:graphic xmlns:a="http://schemas.openxmlformats.org/drawingml/2006/main">
                  <a:graphicData uri="http://schemas.microsoft.com/office/word/2010/wordprocessingShape">
                    <wps:wsp>
                      <wps:cNvSpPr txBox="1"/>
                      <wps:spPr>
                        <a:xfrm>
                          <a:off x="0" y="0"/>
                          <a:ext cx="9982200" cy="635"/>
                        </a:xfrm>
                        <a:prstGeom prst="rect">
                          <a:avLst/>
                        </a:prstGeom>
                        <a:solidFill>
                          <a:prstClr val="white"/>
                        </a:solidFill>
                        <a:ln>
                          <a:noFill/>
                        </a:ln>
                      </wps:spPr>
                      <wps:txbx>
                        <w:txbxContent>
                          <w:p w14:paraId="4B9FD206" w14:textId="0CC887AA" w:rsidR="00CB4FE8" w:rsidRPr="00085A5C" w:rsidRDefault="00CB4FE8" w:rsidP="00CB4FE8">
                            <w:pPr>
                              <w:pStyle w:val="Lgende"/>
                              <w:rPr>
                                <w:noProof/>
                                <w:sz w:val="24"/>
                                <w:szCs w:val="20"/>
                              </w:rPr>
                            </w:pPr>
                            <w:r>
                              <w:t xml:space="preserve">Figure </w:t>
                            </w:r>
                            <w:r w:rsidR="00BB0163">
                              <w:fldChar w:fldCharType="begin"/>
                            </w:r>
                            <w:r w:rsidR="00BB0163">
                              <w:instrText xml:space="preserve"> SEQ Figure \* ARABIC </w:instrText>
                            </w:r>
                            <w:r w:rsidR="00BB0163">
                              <w:fldChar w:fldCharType="separate"/>
                            </w:r>
                            <w:r>
                              <w:rPr>
                                <w:noProof/>
                              </w:rPr>
                              <w:t>5</w:t>
                            </w:r>
                            <w:r w:rsidR="00BB0163">
                              <w:rPr>
                                <w:noProof/>
                              </w:rPr>
                              <w:fldChar w:fldCharType="end"/>
                            </w:r>
                            <w:r>
                              <w:t xml:space="preserve"> : diagramme de classe - projet complet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3C1849" id="_x0000_t202" coordsize="21600,21600" o:spt="202" path="m,l,21600r21600,l21600,xe">
                <v:stroke joinstyle="miter"/>
                <v:path gradientshapeok="t" o:connecttype="rect"/>
              </v:shapetype>
              <v:shape id="Zone de texte 9" o:spid="_x0000_s1026" type="#_x0000_t202" style="position:absolute;margin-left:-17.2pt;margin-top:295.6pt;width:78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" stroked="f">
                <v:textbox style="mso-fit-shape-to-text:t" inset="0,0,0,0">
                  <w:txbxContent>
                    <w:p w14:paraId="4B9FD206" w14:textId="0CC887AA" w:rsidR="00CB4FE8" w:rsidRPr="00085A5C" w:rsidRDefault="00CB4FE8" w:rsidP="00CB4FE8">
                      <w:pPr>
                        <w:pStyle w:val="Lgende"/>
                        <w:rPr>
                          <w:noProof/>
                          <w:sz w:val="24"/>
                          <w:szCs w:val="20"/>
                        </w:rPr>
                      </w:pPr>
                      <w:r>
                        <w:t xml:space="preserve">Figure </w:t>
                      </w:r>
                      <w:r w:rsidR="00503F48">
                        <w:fldChar w:fldCharType="begin"/>
                      </w:r>
                      <w:r w:rsidR="00503F48">
                        <w:instrText xml:space="preserve"> SEQ Figure \* ARABIC </w:instrText>
                      </w:r>
                      <w:r w:rsidR="00503F48">
                        <w:fldChar w:fldCharType="separate"/>
                      </w:r>
                      <w:r>
                        <w:rPr>
                          <w:noProof/>
                        </w:rPr>
                        <w:t>5</w:t>
                      </w:r>
                      <w:r w:rsidR="00503F48">
                        <w:rPr>
                          <w:noProof/>
                        </w:rPr>
                        <w:fldChar w:fldCharType="end"/>
                      </w:r>
                      <w:r>
                        <w:t xml:space="preserve"> : diagramme de classe - projet complet</w:t>
                      </w:r>
                    </w:p>
                  </w:txbxContent>
                </v:textbox>
                <w10:wrap type="square"/>
              </v:shape>
            </w:pict>
          </mc:Fallback>
        </mc:AlternateContent>
      </w:r>
      <w:r w:rsidR="00194407">
        <w:tab/>
      </w:r>
    </w:p>
    <w:p w14:paraId="1E6C477A" w14:textId="694A54C7" w:rsidR="004B633E" w:rsidRPr="00AC29E8" w:rsidRDefault="004B633E" w:rsidP="00AC29E8">
      <w:pPr>
        <w:pStyle w:val="Titre1"/>
        <w:numPr>
          <w:ilvl w:val="0"/>
          <w:numId w:val="1"/>
        </w:numPr>
        <w:ind w:left="0" w:firstLine="0"/>
        <w:jc w:val="both"/>
      </w:pPr>
      <w:bookmarkStart w:id="23" w:name="_Toc74822007"/>
      <w:r w:rsidRPr="00AC29E8">
        <w:lastRenderedPageBreak/>
        <w:t>Spécifications des interfaces externes</w:t>
      </w:r>
      <w:bookmarkEnd w:id="23"/>
      <w:r w:rsidRPr="00AC29E8">
        <w:t xml:space="preserve"> </w:t>
      </w:r>
    </w:p>
    <w:p w14:paraId="5F590106" w14:textId="79D1B4F7" w:rsidR="004B633E" w:rsidRDefault="0090232E" w:rsidP="00AC29E8">
      <w:pPr>
        <w:pStyle w:val="Titre2"/>
        <w:jc w:val="both"/>
      </w:pPr>
      <w:r w:rsidRPr="00AC29E8">
        <w:t xml:space="preserve"> </w:t>
      </w:r>
      <w:bookmarkStart w:id="24" w:name="_Toc74822008"/>
      <w:r w:rsidR="004B633E" w:rsidRPr="00AC29E8">
        <w:t>Interface matériel/logiciel</w:t>
      </w:r>
      <w:bookmarkEnd w:id="24"/>
    </w:p>
    <w:p w14:paraId="7D186FCC" w14:textId="3FA420DC" w:rsidR="00AF3B2A" w:rsidRDefault="00AF3B2A" w:rsidP="00AF3B2A">
      <w:pPr>
        <w:jc w:val="both"/>
      </w:pPr>
      <w:r>
        <w:t xml:space="preserve">Le projet est en lien avec aucun autre élément matériel, cependant dans une application concrète du logiciel celui-ci  est en relation avec </w:t>
      </w:r>
      <w:r w:rsidR="004C280A">
        <w:t>quatre</w:t>
      </w:r>
      <w:r>
        <w:t xml:space="preserve"> éléments matériels :</w:t>
      </w:r>
    </w:p>
    <w:p w14:paraId="2A729E41" w14:textId="4C886730" w:rsidR="00AF3B2A" w:rsidRDefault="00AF3B2A" w:rsidP="00AF3B2A">
      <w:pPr>
        <w:pStyle w:val="Paragraphedeliste"/>
        <w:numPr>
          <w:ilvl w:val="0"/>
          <w:numId w:val="11"/>
        </w:numPr>
        <w:jc w:val="both"/>
      </w:pPr>
      <w:r>
        <w:t>Un serve</w:t>
      </w:r>
      <w:r w:rsidR="005463C1">
        <w:t>u</w:t>
      </w:r>
      <w:r>
        <w:t>r situé au sein même de l’entreprise. Ce serve</w:t>
      </w:r>
      <w:r w:rsidR="005463C1">
        <w:t>u</w:t>
      </w:r>
      <w:r>
        <w:t>r héberge l’ensemble de la base de données du magasin.</w:t>
      </w:r>
    </w:p>
    <w:p w14:paraId="5A9D397C" w14:textId="0C841D9B" w:rsidR="00AF3B2A" w:rsidRDefault="00AF3B2A" w:rsidP="00AF3B2A">
      <w:pPr>
        <w:pStyle w:val="Paragraphedeliste"/>
        <w:numPr>
          <w:ilvl w:val="0"/>
          <w:numId w:val="11"/>
        </w:numPr>
        <w:jc w:val="both"/>
      </w:pPr>
      <w:r>
        <w:t>Un lecteur de code-barre. L’échange se fait par câble ou bien par Bluetooth puisque chaque post dispose d’un lecteur.</w:t>
      </w:r>
    </w:p>
    <w:p w14:paraId="43707EBA" w14:textId="06A4D3B3" w:rsidR="004C280A" w:rsidRDefault="004C280A" w:rsidP="00AF3B2A">
      <w:pPr>
        <w:pStyle w:val="Paragraphedeliste"/>
        <w:numPr>
          <w:ilvl w:val="0"/>
          <w:numId w:val="11"/>
        </w:numPr>
        <w:jc w:val="both"/>
      </w:pPr>
      <w:r>
        <w:t>Un TPE pour les paiements par carte bancaire. Celui-ci est relié par câble à chaque post de l’entreprise.</w:t>
      </w:r>
    </w:p>
    <w:p w14:paraId="05C17562" w14:textId="46B886CA" w:rsidR="00AF3B2A" w:rsidRPr="00AF3B2A" w:rsidRDefault="00AF3B2A" w:rsidP="00AF3B2A">
      <w:pPr>
        <w:pStyle w:val="Paragraphedeliste"/>
        <w:numPr>
          <w:ilvl w:val="0"/>
          <w:numId w:val="11"/>
        </w:numPr>
        <w:jc w:val="both"/>
      </w:pPr>
      <w:r>
        <w:t>Une caisse enregistreuse</w:t>
      </w:r>
      <w:r w:rsidR="004C280A">
        <w:t>. Puisqu’il est possible de payer en liquide l’ouverture et la fermeture peut se commander depuis le logiciel.</w:t>
      </w:r>
    </w:p>
    <w:p w14:paraId="6EADD96E" w14:textId="3017DD08" w:rsidR="004B633E" w:rsidRDefault="004B633E" w:rsidP="00AC29E8">
      <w:pPr>
        <w:pStyle w:val="Titre2"/>
        <w:jc w:val="both"/>
      </w:pPr>
      <w:bookmarkStart w:id="25" w:name="_Toc74822009"/>
      <w:r w:rsidRPr="00AC29E8">
        <w:t>Interface logiciel/logiciel</w:t>
      </w:r>
      <w:bookmarkEnd w:id="25"/>
    </w:p>
    <w:p w14:paraId="3A608FCB" w14:textId="743F52D6" w:rsidR="00CB40C7" w:rsidRPr="00CB40C7" w:rsidRDefault="00CB40C7" w:rsidP="00CB40C7">
      <w:pPr>
        <w:rPr>
          <w:color w:val="FF0000"/>
        </w:rPr>
      </w:pPr>
      <w:r w:rsidRPr="00CB40C7">
        <w:rPr>
          <w:color w:val="FF0000"/>
        </w:rPr>
        <w:t xml:space="preserve">Parler de SQLITE 3 </w:t>
      </w:r>
      <w:r w:rsidR="006E1667">
        <w:rPr>
          <w:color w:val="FF0000"/>
        </w:rPr>
        <w:t>, javafx, maven</w:t>
      </w:r>
    </w:p>
    <w:p w14:paraId="7D6D878A" w14:textId="71201C8B" w:rsidR="00235D3F" w:rsidRDefault="00CB40C7" w:rsidP="00CB40C7">
      <w:pPr>
        <w:rPr>
          <w:color w:val="FF0000"/>
        </w:rPr>
      </w:pPr>
      <w:r w:rsidRPr="00CB40C7">
        <w:rPr>
          <w:color w:val="FF0000"/>
        </w:rPr>
        <w:t>Pour chaque logiciel utilisé explicitement par exemple système de gestion de bases de données, bibliothèque de fonctions mathématiques, services du système d'exploitation, il faut préciser: le nom, son numéro de version, sa provenance, le but de son utilisation, et définir l'interface, éventuellement en renvoyant à une annexe ou un autre document.</w:t>
      </w:r>
    </w:p>
    <w:p w14:paraId="7BC4AC27" w14:textId="430D5532" w:rsidR="005C58E0" w:rsidRDefault="005C58E0" w:rsidP="005C58E0">
      <w:pPr>
        <w:jc w:val="center"/>
      </w:pPr>
      <w:r>
        <w:rPr>
          <w:noProof/>
        </w:rPr>
        <w:drawing>
          <wp:inline distT="0" distB="0" distL="0" distR="0" wp14:anchorId="718A30E8" wp14:editId="5C652E61">
            <wp:extent cx="2095500" cy="96202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a:extLst>
                        <a:ext uri="{28A0092B-C50C-407E-A947-70E740481C1C}">
                          <a14:useLocalDpi xmlns:a14="http://schemas.microsoft.com/office/drawing/2010/main" val="0"/>
                        </a:ext>
                      </a:extLst>
                    </a:blip>
                    <a:stretch>
                      <a:fillRect/>
                    </a:stretch>
                  </pic:blipFill>
                  <pic:spPr>
                    <a:xfrm>
                      <a:off x="0" y="0"/>
                      <a:ext cx="2095500" cy="962025"/>
                    </a:xfrm>
                    <a:prstGeom prst="rect">
                      <a:avLst/>
                    </a:prstGeom>
                  </pic:spPr>
                </pic:pic>
              </a:graphicData>
            </a:graphic>
          </wp:inline>
        </w:drawing>
      </w:r>
    </w:p>
    <w:p w14:paraId="408F407C" w14:textId="768A90B8" w:rsidR="005C58E0" w:rsidRDefault="005C58E0" w:rsidP="005C58E0">
      <w:pPr>
        <w:jc w:val="both"/>
      </w:pPr>
      <w:r>
        <w:t>La partie base de données a été réalisée avec SQLite qui est un moteur de base de données qui permet une intégration directe à l’application sans système client/serveur</w:t>
      </w:r>
      <w:r w:rsidR="00C3382E">
        <w:t xml:space="preserve"> plus classique</w:t>
      </w:r>
      <w:r>
        <w:t xml:space="preserve">. SQLite, au contraire, est directement intégrée dans l'application qui utilise sa bibliothèque logicielle, avec son moteur de base de données. L'accès à une </w:t>
      </w:r>
      <w:hyperlink r:id="rId21" w:tooltip="Base de données" w:history="1">
        <w:r w:rsidRPr="00AA5159">
          <w:t>base de données</w:t>
        </w:r>
      </w:hyperlink>
      <w:r>
        <w:t xml:space="preserve"> avec SQLite se fait par l'ouverture du fichier correspondant à celle-ci : chaque base de données est enregistrée dans un fichier qui lui est propre, avec ses déclarations, ses tables et ses index mais aussi ses données. </w:t>
      </w:r>
      <w:r w:rsidR="00C3382E">
        <w:t xml:space="preserve">De par son extrême légèreté (moins de 600 </w:t>
      </w:r>
      <w:hyperlink r:id="rId22" w:anchor="Multiples_normalis.C3.A9s" w:tooltip="Octet" w:history="1">
        <w:r w:rsidR="00C3382E" w:rsidRPr="00C3382E">
          <w:t>Kio</w:t>
        </w:r>
      </w:hyperlink>
      <w:r w:rsidR="00C3382E">
        <w:t xml:space="preserve">), il est également très populaire sur les </w:t>
      </w:r>
      <w:hyperlink r:id="rId23" w:history="1">
        <w:r w:rsidR="00C3382E" w:rsidRPr="00C3382E">
          <w:t>systèmes embarqués</w:t>
        </w:r>
      </w:hyperlink>
      <w:r w:rsidR="00C3382E">
        <w:t xml:space="preserve">. </w:t>
      </w:r>
      <w:r>
        <w:t>De plus c’est également un outil open source, ce qui permet de l’utiliser sans licence.</w:t>
      </w:r>
      <w:ins w:id="26" w:author="Quentin DE ABREU" w:date="2021-06-17T14:57:00Z">
        <w:r w:rsidR="00D229A9">
          <w:t xml:space="preserve"> test</w:t>
        </w:r>
      </w:ins>
    </w:p>
    <w:p w14:paraId="52620F3D" w14:textId="77777777" w:rsidR="005C58E0" w:rsidRDefault="005C58E0" w:rsidP="005C58E0">
      <w:pPr>
        <w:jc w:val="center"/>
      </w:pPr>
      <w:r>
        <w:rPr>
          <w:noProof/>
        </w:rPr>
        <w:lastRenderedPageBreak/>
        <w:drawing>
          <wp:inline distT="0" distB="0" distL="0" distR="0" wp14:anchorId="7E10792A" wp14:editId="59053A2A">
            <wp:extent cx="4524375" cy="206918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6624" cy="2074785"/>
                    </a:xfrm>
                    <a:prstGeom prst="rect">
                      <a:avLst/>
                    </a:prstGeom>
                  </pic:spPr>
                </pic:pic>
              </a:graphicData>
            </a:graphic>
          </wp:inline>
        </w:drawing>
      </w:r>
    </w:p>
    <w:p w14:paraId="16EF86BB" w14:textId="30B1358D" w:rsidR="005C58E0" w:rsidRDefault="005C58E0" w:rsidP="005C58E0">
      <w:pPr>
        <w:jc w:val="center"/>
      </w:pPr>
      <w:r>
        <w:t>Architecture de SQLite</w:t>
      </w:r>
    </w:p>
    <w:p w14:paraId="19604043" w14:textId="77777777" w:rsidR="005C58E0" w:rsidRDefault="005C58E0" w:rsidP="005C58E0">
      <w:pPr>
        <w:jc w:val="both"/>
      </w:pPr>
    </w:p>
    <w:p w14:paraId="53EC6187" w14:textId="77777777" w:rsidR="005C58E0" w:rsidRDefault="005C58E0" w:rsidP="00CB40C7">
      <w:pPr>
        <w:rPr>
          <w:color w:val="FF0000"/>
        </w:rPr>
      </w:pPr>
    </w:p>
    <w:p w14:paraId="1D325D83" w14:textId="77777777" w:rsidR="00235D3F" w:rsidRDefault="00235D3F">
      <w:pPr>
        <w:rPr>
          <w:color w:val="FF0000"/>
        </w:rPr>
      </w:pPr>
      <w:r>
        <w:rPr>
          <w:color w:val="FF0000"/>
        </w:rPr>
        <w:br w:type="page"/>
      </w:r>
    </w:p>
    <w:p w14:paraId="3983D01C" w14:textId="77777777" w:rsidR="00CB40C7" w:rsidRPr="00CB40C7" w:rsidRDefault="00CB40C7" w:rsidP="00CB40C7">
      <w:pPr>
        <w:rPr>
          <w:color w:val="FF0000"/>
        </w:rPr>
      </w:pPr>
    </w:p>
    <w:p w14:paraId="6F91685A" w14:textId="351F8943" w:rsidR="004B633E" w:rsidRDefault="004B633E" w:rsidP="00AC29E8">
      <w:pPr>
        <w:pStyle w:val="Titre2"/>
        <w:jc w:val="both"/>
      </w:pPr>
      <w:r w:rsidRPr="00AC29E8">
        <w:t xml:space="preserve"> </w:t>
      </w:r>
      <w:bookmarkStart w:id="27" w:name="_Toc74822010"/>
      <w:r w:rsidRPr="00AC29E8">
        <w:t>Interface Homme/logiciel</w:t>
      </w:r>
      <w:bookmarkEnd w:id="27"/>
      <w:r w:rsidRPr="00AC29E8">
        <w:t xml:space="preserve"> </w:t>
      </w:r>
    </w:p>
    <w:p w14:paraId="15E1B060" w14:textId="23821538" w:rsidR="00CB40C7" w:rsidRPr="00CB40C7" w:rsidRDefault="00CB40C7" w:rsidP="00CB40C7">
      <w:pPr>
        <w:rPr>
          <w:color w:val="FF0000"/>
        </w:rPr>
      </w:pPr>
      <w:r w:rsidRPr="00CB40C7">
        <w:rPr>
          <w:color w:val="FF0000"/>
        </w:rPr>
        <w:t>Insertion capture écran du projet + commenter :</w:t>
      </w:r>
    </w:p>
    <w:p w14:paraId="202E0CBA" w14:textId="77777777" w:rsidR="00CB40C7" w:rsidRPr="00CB40C7" w:rsidRDefault="00CB40C7" w:rsidP="00CB40C7">
      <w:pPr>
        <w:rPr>
          <w:color w:val="FF0000"/>
        </w:rPr>
      </w:pPr>
      <w:r w:rsidRPr="00CB40C7">
        <w:rPr>
          <w:color w:val="FF0000"/>
        </w:rPr>
        <w:t>- Spécification des formes des éditions sur papiers et sur écrans</w:t>
      </w:r>
    </w:p>
    <w:p w14:paraId="37E616E9" w14:textId="6F6CBD97" w:rsidR="00CB40C7" w:rsidRPr="00F30CFB" w:rsidRDefault="00CB40C7" w:rsidP="00CB40C7">
      <w:r w:rsidRPr="00CB40C7">
        <w:rPr>
          <w:color w:val="FF0000"/>
        </w:rPr>
        <w:t xml:space="preserve"> - Spécification des menus, des messages d'erreur </w:t>
      </w:r>
      <w:r w:rsidR="00F30CFB">
        <w:rPr>
          <w:color w:val="FF0000"/>
        </w:rPr>
        <w:t xml:space="preserve"> </w:t>
      </w:r>
      <w:r w:rsidR="00F30CFB">
        <w:t>(ici en cas d’erreur il ne se passe rien aucune modif n’est faite)</w:t>
      </w:r>
    </w:p>
    <w:p w14:paraId="5074DBF6" w14:textId="50D3EFA7" w:rsidR="00821B78" w:rsidRDefault="00CB40C7" w:rsidP="00CB40C7">
      <w:pPr>
        <w:rPr>
          <w:color w:val="FF0000"/>
        </w:rPr>
      </w:pPr>
      <w:r w:rsidRPr="00CB40C7">
        <w:rPr>
          <w:color w:val="FF0000"/>
        </w:rPr>
        <w:t>- Définition d'un manuel d'utilisateur (préliminaire)</w:t>
      </w:r>
    </w:p>
    <w:p w14:paraId="5645C249" w14:textId="77777777" w:rsidR="00F049F1" w:rsidRDefault="00F049F1" w:rsidP="00CB40C7">
      <w:pPr>
        <w:rPr>
          <w:color w:val="FF0000"/>
        </w:rPr>
      </w:pPr>
    </w:p>
    <w:p w14:paraId="72DA142E" w14:textId="5AD257C7" w:rsidR="005C79A4" w:rsidRDefault="00235D3F" w:rsidP="00CB40C7">
      <w:pPr>
        <w:rPr>
          <w:color w:val="FF0000"/>
        </w:rPr>
      </w:pPr>
      <w:r w:rsidRPr="00F049F1">
        <w:rPr>
          <w:noProof/>
          <w:color w:val="FF0000"/>
        </w:rPr>
        <w:drawing>
          <wp:inline distT="0" distB="0" distL="0" distR="0" wp14:anchorId="527E5AB0" wp14:editId="5469F345">
            <wp:extent cx="5679942" cy="40195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94" t="902"/>
                    <a:stretch/>
                  </pic:blipFill>
                  <pic:spPr bwMode="auto">
                    <a:xfrm>
                      <a:off x="0" y="0"/>
                      <a:ext cx="5680301" cy="4019804"/>
                    </a:xfrm>
                    <a:prstGeom prst="rect">
                      <a:avLst/>
                    </a:prstGeom>
                    <a:ln>
                      <a:noFill/>
                    </a:ln>
                    <a:extLst>
                      <a:ext uri="{53640926-AAD7-44D8-BBD7-CCE9431645EC}">
                        <a14:shadowObscured xmlns:a14="http://schemas.microsoft.com/office/drawing/2010/main"/>
                      </a:ext>
                    </a:extLst>
                  </pic:spPr>
                </pic:pic>
              </a:graphicData>
            </a:graphic>
          </wp:inline>
        </w:drawing>
      </w:r>
    </w:p>
    <w:p w14:paraId="6D9DB9B9" w14:textId="481DD4D7" w:rsidR="00F049F1" w:rsidRDefault="005C79A4" w:rsidP="00CB40C7">
      <w:pPr>
        <w:rPr>
          <w:color w:val="FF0000"/>
        </w:rPr>
      </w:pPr>
      <w:r w:rsidRPr="005C79A4">
        <w:rPr>
          <w:noProof/>
          <w:color w:val="FF0000"/>
        </w:rPr>
        <w:lastRenderedPageBreak/>
        <w:drawing>
          <wp:inline distT="0" distB="0" distL="0" distR="0" wp14:anchorId="7C372CB9" wp14:editId="3580A0CA">
            <wp:extent cx="5731510" cy="406146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061460"/>
                    </a:xfrm>
                    <a:prstGeom prst="rect">
                      <a:avLst/>
                    </a:prstGeom>
                  </pic:spPr>
                </pic:pic>
              </a:graphicData>
            </a:graphic>
          </wp:inline>
        </w:drawing>
      </w:r>
    </w:p>
    <w:p w14:paraId="4C9F4B31" w14:textId="77777777" w:rsidR="005C79A4" w:rsidRDefault="005C79A4" w:rsidP="00CB40C7">
      <w:pPr>
        <w:rPr>
          <w:color w:val="FF0000"/>
        </w:rPr>
      </w:pPr>
    </w:p>
    <w:p w14:paraId="38887E9B" w14:textId="16146C26" w:rsidR="005C79A4" w:rsidRDefault="005C79A4" w:rsidP="00CB40C7">
      <w:pPr>
        <w:rPr>
          <w:color w:val="FF0000"/>
        </w:rPr>
      </w:pPr>
      <w:r w:rsidRPr="005C79A4">
        <w:rPr>
          <w:noProof/>
          <w:color w:val="FF0000"/>
        </w:rPr>
        <w:drawing>
          <wp:inline distT="0" distB="0" distL="0" distR="0" wp14:anchorId="484F19DA" wp14:editId="65721F29">
            <wp:extent cx="5731510" cy="4013454"/>
            <wp:effectExtent l="0" t="0" r="254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03"/>
                    <a:stretch/>
                  </pic:blipFill>
                  <pic:spPr bwMode="auto">
                    <a:xfrm>
                      <a:off x="0" y="0"/>
                      <a:ext cx="5731510" cy="4013454"/>
                    </a:xfrm>
                    <a:prstGeom prst="rect">
                      <a:avLst/>
                    </a:prstGeom>
                    <a:ln>
                      <a:noFill/>
                    </a:ln>
                    <a:extLst>
                      <a:ext uri="{53640926-AAD7-44D8-BBD7-CCE9431645EC}">
                        <a14:shadowObscured xmlns:a14="http://schemas.microsoft.com/office/drawing/2010/main"/>
                      </a:ext>
                    </a:extLst>
                  </pic:spPr>
                </pic:pic>
              </a:graphicData>
            </a:graphic>
          </wp:inline>
        </w:drawing>
      </w:r>
    </w:p>
    <w:p w14:paraId="28859D03" w14:textId="006F56E0" w:rsidR="005C79A4" w:rsidRDefault="005C79A4" w:rsidP="00CB40C7">
      <w:pPr>
        <w:rPr>
          <w:color w:val="FF0000"/>
        </w:rPr>
      </w:pPr>
      <w:r w:rsidRPr="005C79A4">
        <w:rPr>
          <w:noProof/>
          <w:color w:val="FF0000"/>
        </w:rPr>
        <w:lastRenderedPageBreak/>
        <w:drawing>
          <wp:inline distT="0" distB="0" distL="0" distR="0" wp14:anchorId="692A987F" wp14:editId="21457391">
            <wp:extent cx="5731510" cy="4062095"/>
            <wp:effectExtent l="0" t="0" r="254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062095"/>
                    </a:xfrm>
                    <a:prstGeom prst="rect">
                      <a:avLst/>
                    </a:prstGeom>
                  </pic:spPr>
                </pic:pic>
              </a:graphicData>
            </a:graphic>
          </wp:inline>
        </w:drawing>
      </w:r>
    </w:p>
    <w:p w14:paraId="4A6470A5" w14:textId="4D781871" w:rsidR="005C79A4" w:rsidRDefault="005C79A4" w:rsidP="00CB40C7">
      <w:pPr>
        <w:rPr>
          <w:color w:val="FF0000"/>
        </w:rPr>
      </w:pPr>
      <w:r>
        <w:rPr>
          <w:color w:val="FF0000"/>
        </w:rPr>
        <w:t>Pour l’ajout et la modif dire que c’est toujours le même style d’affichage partout.</w:t>
      </w:r>
    </w:p>
    <w:p w14:paraId="3CA9A332" w14:textId="77777777" w:rsidR="00821B78" w:rsidRDefault="00821B78">
      <w:pPr>
        <w:rPr>
          <w:color w:val="FF0000"/>
        </w:rPr>
      </w:pPr>
      <w:r>
        <w:rPr>
          <w:color w:val="FF0000"/>
        </w:rPr>
        <w:br w:type="page"/>
      </w:r>
    </w:p>
    <w:p w14:paraId="66A3B85D" w14:textId="4AF9E6F0" w:rsidR="00821B78" w:rsidRDefault="004B633E" w:rsidP="00AC29E8">
      <w:pPr>
        <w:pStyle w:val="Titre1"/>
        <w:numPr>
          <w:ilvl w:val="0"/>
          <w:numId w:val="1"/>
        </w:numPr>
        <w:ind w:left="0" w:firstLine="0"/>
        <w:jc w:val="both"/>
      </w:pPr>
      <w:bookmarkStart w:id="28" w:name="_Toc74822011"/>
      <w:r w:rsidRPr="00AC29E8">
        <w:lastRenderedPageBreak/>
        <w:t>Les besoins en performance</w:t>
      </w:r>
      <w:bookmarkEnd w:id="28"/>
      <w:r w:rsidRPr="00AC29E8">
        <w:t xml:space="preserve"> </w:t>
      </w:r>
    </w:p>
    <w:p w14:paraId="701D56B5" w14:textId="77777777" w:rsidR="006A59D0" w:rsidRPr="006A59D0" w:rsidRDefault="006A59D0" w:rsidP="006A59D0"/>
    <w:p w14:paraId="58C62230" w14:textId="77777777" w:rsidR="007B11D9" w:rsidRPr="006321D1" w:rsidRDefault="007B11D9" w:rsidP="00821B78">
      <w:pPr>
        <w:rPr>
          <w:color w:val="FF0000"/>
        </w:rPr>
      </w:pPr>
      <w:r w:rsidRPr="006321D1">
        <w:rPr>
          <w:color w:val="FF0000"/>
        </w:rPr>
        <w:t>- Nombre maximum de terminaux</w:t>
      </w:r>
    </w:p>
    <w:p w14:paraId="44E8583D" w14:textId="77777777" w:rsidR="007B11D9" w:rsidRPr="006321D1" w:rsidRDefault="007B11D9" w:rsidP="00821B78">
      <w:pPr>
        <w:rPr>
          <w:color w:val="FF0000"/>
        </w:rPr>
      </w:pPr>
      <w:r w:rsidRPr="006321D1">
        <w:rPr>
          <w:color w:val="FF0000"/>
        </w:rPr>
        <w:t xml:space="preserve"> - Nombre maximum de transactions simultanées</w:t>
      </w:r>
    </w:p>
    <w:p w14:paraId="0220244C" w14:textId="77777777" w:rsidR="007B11D9" w:rsidRPr="006321D1" w:rsidRDefault="007B11D9" w:rsidP="00821B78">
      <w:pPr>
        <w:rPr>
          <w:color w:val="FF0000"/>
        </w:rPr>
      </w:pPr>
      <w:r w:rsidRPr="006321D1">
        <w:rPr>
          <w:color w:val="FF0000"/>
        </w:rPr>
        <w:t xml:space="preserve"> - Nombre de fichiers et leurs tailles</w:t>
      </w:r>
    </w:p>
    <w:p w14:paraId="455E9B72" w14:textId="77777777" w:rsidR="007B11D9" w:rsidRPr="006321D1" w:rsidRDefault="007B11D9" w:rsidP="00821B78">
      <w:pPr>
        <w:rPr>
          <w:color w:val="FF0000"/>
        </w:rPr>
      </w:pPr>
      <w:r w:rsidRPr="006321D1">
        <w:rPr>
          <w:color w:val="FF0000"/>
        </w:rPr>
        <w:t xml:space="preserve"> - Temps de réponse souhaité</w:t>
      </w:r>
    </w:p>
    <w:p w14:paraId="6F7C6864" w14:textId="261D1941" w:rsidR="004B633E" w:rsidRPr="00821B78" w:rsidRDefault="007B11D9" w:rsidP="00821B78">
      <w:pPr>
        <w:rPr>
          <w:caps/>
          <w:color w:val="FFFFFF" w:themeColor="background1"/>
          <w:spacing w:val="15"/>
          <w:sz w:val="28"/>
          <w:szCs w:val="22"/>
        </w:rPr>
      </w:pPr>
      <w:r w:rsidRPr="006321D1">
        <w:rPr>
          <w:color w:val="FF0000"/>
        </w:rPr>
        <w:t xml:space="preserve"> - Les contraintes liées à l'environnement (temps réel)</w:t>
      </w:r>
      <w:r w:rsidR="00821B78">
        <w:br w:type="page"/>
      </w:r>
    </w:p>
    <w:p w14:paraId="691CE6B4" w14:textId="52DFC961" w:rsidR="004B633E" w:rsidRDefault="004B633E" w:rsidP="00AC29E8">
      <w:pPr>
        <w:pStyle w:val="Titre1"/>
        <w:numPr>
          <w:ilvl w:val="0"/>
          <w:numId w:val="1"/>
        </w:numPr>
        <w:ind w:left="0" w:firstLine="0"/>
        <w:jc w:val="both"/>
      </w:pPr>
      <w:bookmarkStart w:id="29" w:name="_Toc74822012"/>
      <w:r w:rsidRPr="00AC29E8">
        <w:lastRenderedPageBreak/>
        <w:t>Les contraintes de développement</w:t>
      </w:r>
      <w:bookmarkEnd w:id="29"/>
      <w:r w:rsidRPr="00AC29E8">
        <w:t xml:space="preserve"> </w:t>
      </w:r>
    </w:p>
    <w:p w14:paraId="200A54A3" w14:textId="77777777" w:rsidR="00821B78" w:rsidRPr="00821B78" w:rsidRDefault="00821B78" w:rsidP="00103DD9">
      <w:pPr>
        <w:rPr>
          <w:color w:val="FF0000"/>
        </w:rPr>
      </w:pPr>
      <w:r w:rsidRPr="00821B78">
        <w:rPr>
          <w:color w:val="FF0000"/>
        </w:rPr>
        <w:t xml:space="preserve">Fiabilité et tolérance aux fautes </w:t>
      </w:r>
    </w:p>
    <w:p w14:paraId="6F10C5A2" w14:textId="3C0D79B5" w:rsidR="00821B78" w:rsidRPr="00821B78" w:rsidRDefault="00821B78" w:rsidP="00103DD9">
      <w:pPr>
        <w:rPr>
          <w:color w:val="FF0000"/>
        </w:rPr>
      </w:pPr>
      <w:r w:rsidRPr="00821B78">
        <w:rPr>
          <w:color w:val="FF0000"/>
        </w:rPr>
        <w:t xml:space="preserve"> Le comportement du système dans des situations anormales (les exceptions critiques) </w:t>
      </w:r>
    </w:p>
    <w:p w14:paraId="0F2A1525" w14:textId="60F43B51" w:rsidR="00821B78" w:rsidRPr="00821B78" w:rsidRDefault="00821B78" w:rsidP="00103DD9">
      <w:pPr>
        <w:rPr>
          <w:color w:val="FF0000"/>
        </w:rPr>
      </w:pPr>
      <w:r w:rsidRPr="00821B78">
        <w:rPr>
          <w:color w:val="FF0000"/>
        </w:rPr>
        <w:t xml:space="preserve"> Sécurité :</w:t>
      </w:r>
    </w:p>
    <w:p w14:paraId="4D6FEAEF" w14:textId="77777777" w:rsidR="00821B78" w:rsidRPr="00821B78" w:rsidRDefault="00821B78" w:rsidP="00821B78">
      <w:pPr>
        <w:ind w:firstLine="708"/>
        <w:rPr>
          <w:color w:val="FF0000"/>
        </w:rPr>
      </w:pPr>
      <w:r w:rsidRPr="00821B78">
        <w:rPr>
          <w:color w:val="FF0000"/>
        </w:rPr>
        <w:t>Restriction sur l'utilisation de certaines commandes .</w:t>
      </w:r>
    </w:p>
    <w:p w14:paraId="3A7F6719" w14:textId="77777777" w:rsidR="00821B78" w:rsidRPr="00821B78" w:rsidRDefault="00821B78" w:rsidP="00821B78">
      <w:pPr>
        <w:ind w:firstLine="708"/>
        <w:rPr>
          <w:color w:val="FF0000"/>
        </w:rPr>
      </w:pPr>
      <w:r w:rsidRPr="00821B78">
        <w:rPr>
          <w:color w:val="FF0000"/>
        </w:rPr>
        <w:t xml:space="preserve"> Contrôle des accès aux données .</w:t>
      </w:r>
    </w:p>
    <w:p w14:paraId="20239AAF" w14:textId="77777777" w:rsidR="00821B78" w:rsidRPr="00821B78" w:rsidRDefault="00821B78" w:rsidP="00821B78">
      <w:pPr>
        <w:pStyle w:val="Paragraphedeliste"/>
        <w:ind w:left="0"/>
        <w:rPr>
          <w:color w:val="FF0000"/>
        </w:rPr>
      </w:pPr>
      <w:r w:rsidRPr="00821B78">
        <w:rPr>
          <w:color w:val="FF0000"/>
        </w:rPr>
        <w:t xml:space="preserve"> Utilisation de mot de passe</w:t>
      </w:r>
    </w:p>
    <w:p w14:paraId="6E341B59" w14:textId="2BFAF0E5" w:rsidR="00103DD9" w:rsidRPr="00821B78" w:rsidRDefault="00821B78" w:rsidP="00821B78">
      <w:pPr>
        <w:pStyle w:val="Paragraphedeliste"/>
        <w:ind w:left="0"/>
        <w:rPr>
          <w:color w:val="FF0000"/>
        </w:rPr>
      </w:pPr>
      <w:r w:rsidRPr="00821B78">
        <w:rPr>
          <w:color w:val="FF0000"/>
        </w:rPr>
        <w:t xml:space="preserve">Utilisation de standards en ce qui concerne les méthodes, outils et langages de développement. </w:t>
      </w:r>
      <w:r w:rsidR="00103DD9" w:rsidRPr="00821B78">
        <w:rPr>
          <w:color w:val="FF0000"/>
        </w:rPr>
        <w:br w:type="page"/>
      </w:r>
    </w:p>
    <w:p w14:paraId="4F8F6394" w14:textId="2B80C190" w:rsidR="004B633E" w:rsidRDefault="004B633E" w:rsidP="00AC29E8">
      <w:pPr>
        <w:pStyle w:val="Titre1"/>
        <w:numPr>
          <w:ilvl w:val="0"/>
          <w:numId w:val="1"/>
        </w:numPr>
        <w:ind w:left="0" w:firstLine="0"/>
        <w:jc w:val="both"/>
      </w:pPr>
      <w:bookmarkStart w:id="30" w:name="_Toc74822013"/>
      <w:r w:rsidRPr="00AC29E8">
        <w:lastRenderedPageBreak/>
        <w:t>Références</w:t>
      </w:r>
      <w:bookmarkEnd w:id="30"/>
      <w:r w:rsidRPr="00AC29E8">
        <w:t xml:space="preserve"> </w:t>
      </w:r>
    </w:p>
    <w:p w14:paraId="4C65ADE0" w14:textId="77777777" w:rsidR="00103DD9" w:rsidRDefault="00103DD9" w:rsidP="00103DD9">
      <w:pPr>
        <w:rPr>
          <w:rFonts w:eastAsia="Times New Roman"/>
          <w:i/>
          <w:iCs/>
          <w:lang w:eastAsia="fr-FR"/>
        </w:rPr>
      </w:pPr>
    </w:p>
    <w:p w14:paraId="688D1140" w14:textId="39C241E3" w:rsidR="00103DD9" w:rsidRDefault="00103DD9" w:rsidP="00103DD9">
      <w:pPr>
        <w:rPr>
          <w:rFonts w:eastAsia="Times New Roman"/>
          <w:lang w:eastAsia="fr-FR"/>
        </w:rPr>
      </w:pPr>
      <w:r w:rsidRPr="00103DD9">
        <w:rPr>
          <w:rFonts w:eastAsia="Times New Roman"/>
          <w:i/>
          <w:iCs/>
          <w:lang w:eastAsia="fr-FR"/>
        </w:rPr>
        <w:t>JavaFX 8</w:t>
      </w:r>
      <w:r w:rsidRPr="00103DD9">
        <w:rPr>
          <w:rFonts w:eastAsia="Times New Roman"/>
          <w:lang w:eastAsia="fr-FR"/>
        </w:rPr>
        <w:t xml:space="preserve">. (s. d.). Docs Oracle JavaFX 8. Consulté le 16 juin 2021, à l’adresse </w:t>
      </w:r>
      <w:hyperlink r:id="rId29" w:history="1">
        <w:r w:rsidRPr="005A5798">
          <w:rPr>
            <w:rStyle w:val="Lienhypertexte"/>
            <w:rFonts w:eastAsia="Times New Roman"/>
            <w:lang w:eastAsia="fr-FR"/>
          </w:rPr>
          <w:t>https://docs.oracle.com/javase/8/javafx/api/toc.htm</w:t>
        </w:r>
      </w:hyperlink>
    </w:p>
    <w:p w14:paraId="44E4EDB3" w14:textId="0EED1E39" w:rsidR="00103DD9" w:rsidRDefault="00103DD9" w:rsidP="00103DD9">
      <w:pPr>
        <w:rPr>
          <w:rFonts w:eastAsia="Times New Roman"/>
          <w:lang w:eastAsia="fr-FR"/>
        </w:rPr>
      </w:pPr>
      <w:r w:rsidRPr="00103DD9">
        <w:rPr>
          <w:rFonts w:eastAsia="Times New Roman"/>
          <w:i/>
          <w:iCs/>
          <w:lang w:val="en-US" w:eastAsia="fr-FR"/>
        </w:rPr>
        <w:t>MavenRepository</w:t>
      </w:r>
      <w:r w:rsidRPr="00103DD9">
        <w:rPr>
          <w:rFonts w:eastAsia="Times New Roman"/>
          <w:lang w:val="en-US" w:eastAsia="fr-FR"/>
        </w:rPr>
        <w:t xml:space="preserve">. (s. d.). Maven Repository. </w:t>
      </w:r>
      <w:r w:rsidRPr="00103DD9">
        <w:rPr>
          <w:rFonts w:eastAsia="Times New Roman"/>
          <w:lang w:eastAsia="fr-FR"/>
        </w:rPr>
        <w:t xml:space="preserve">Consulté le 16 juin 2021, à l’adresse </w:t>
      </w:r>
      <w:hyperlink r:id="rId30" w:history="1">
        <w:r w:rsidRPr="005A5798">
          <w:rPr>
            <w:rStyle w:val="Lienhypertexte"/>
            <w:rFonts w:eastAsia="Times New Roman"/>
            <w:lang w:eastAsia="fr-FR"/>
          </w:rPr>
          <w:t>https://mvnrepository.com/</w:t>
        </w:r>
      </w:hyperlink>
    </w:p>
    <w:p w14:paraId="399E5917" w14:textId="77777777" w:rsidR="00103DD9" w:rsidRPr="00103DD9" w:rsidRDefault="00103DD9" w:rsidP="00103DD9">
      <w:pPr>
        <w:rPr>
          <w:rFonts w:eastAsia="Times New Roman"/>
          <w:lang w:eastAsia="fr-FR"/>
        </w:rPr>
      </w:pPr>
    </w:p>
    <w:p w14:paraId="1FD8D7BD" w14:textId="79B1D0C8" w:rsidR="004B633E" w:rsidRPr="00AC29E8" w:rsidRDefault="004B633E" w:rsidP="00AC29E8">
      <w:pPr>
        <w:pStyle w:val="Titre1"/>
        <w:numPr>
          <w:ilvl w:val="0"/>
          <w:numId w:val="1"/>
        </w:numPr>
        <w:ind w:left="0" w:firstLine="0"/>
        <w:jc w:val="both"/>
      </w:pPr>
      <w:bookmarkStart w:id="31" w:name="_Toc74822014"/>
      <w:r w:rsidRPr="00AC29E8">
        <w:t>Index</w:t>
      </w:r>
      <w:bookmarkEnd w:id="31"/>
      <w:r w:rsidRPr="00AC29E8">
        <w:t xml:space="preserve"> </w:t>
      </w:r>
    </w:p>
    <w:p w14:paraId="4C22205A" w14:textId="77777777" w:rsidR="00C673FD" w:rsidRPr="00AC29E8" w:rsidRDefault="00C673FD" w:rsidP="00791677">
      <w:pPr>
        <w:pStyle w:val="Titre2"/>
        <w:rPr>
          <w:lang w:val="en-US"/>
        </w:rPr>
      </w:pPr>
      <w:bookmarkStart w:id="32" w:name="_Toc74822015"/>
      <w:r w:rsidRPr="00AC29E8">
        <w:rPr>
          <w:lang w:val="en-US"/>
        </w:rPr>
        <w:t>Package ui</w:t>
      </w:r>
      <w:bookmarkEnd w:id="32"/>
    </w:p>
    <w:p w14:paraId="543FE7FF" w14:textId="77777777" w:rsidR="00C673FD" w:rsidRPr="00AC29E8" w:rsidRDefault="00C673FD" w:rsidP="00791677">
      <w:pPr>
        <w:pStyle w:val="Titre3"/>
        <w:rPr>
          <w:lang w:val="en-US"/>
        </w:rPr>
      </w:pPr>
      <w:r w:rsidRPr="00AC29E8">
        <w:rPr>
          <w:lang w:val="en-US"/>
        </w:rPr>
        <w:tab/>
      </w:r>
      <w:bookmarkStart w:id="33" w:name="_Toc74822016"/>
      <w:r w:rsidRPr="00AC29E8">
        <w:rPr>
          <w:lang w:val="en-US"/>
        </w:rPr>
        <w:t>File App</w:t>
      </w:r>
      <w:bookmarkEnd w:id="33"/>
    </w:p>
    <w:p w14:paraId="32B410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private static Parent loadFXML(String fxml) throws IOException </w:t>
      </w:r>
    </w:p>
    <w:p w14:paraId="40EB04A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static void main(String[] args) </w:t>
      </w:r>
    </w:p>
    <w:p w14:paraId="131E4CF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static void setRoot(String fxml) throws IOException </w:t>
      </w:r>
    </w:p>
    <w:p w14:paraId="0C7A7DF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    public void start(@SuppressWarnings("exports") Stage stage) throws IOException </w:t>
      </w:r>
    </w:p>
    <w:p w14:paraId="523F19F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static FXMLLoader getFxmlLoader() </w:t>
      </w:r>
    </w:p>
    <w:p w14:paraId="53E2A290" w14:textId="273F011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388343CE" w14:textId="77777777" w:rsidR="00C673FD" w:rsidRPr="00AC29E8" w:rsidRDefault="00C673FD" w:rsidP="00791677">
      <w:pPr>
        <w:pStyle w:val="Titre3"/>
        <w:rPr>
          <w:lang w:val="en-US"/>
        </w:rPr>
      </w:pPr>
      <w:r w:rsidRPr="00AC29E8">
        <w:rPr>
          <w:lang w:val="en-US"/>
        </w:rPr>
        <w:tab/>
      </w:r>
      <w:bookmarkStart w:id="34" w:name="_Toc74822017"/>
      <w:r w:rsidRPr="00AC29E8">
        <w:rPr>
          <w:lang w:val="en-US"/>
        </w:rPr>
        <w:t>File controller\AbstractController</w:t>
      </w:r>
      <w:bookmarkEnd w:id="34"/>
    </w:p>
    <w:p w14:paraId="1ECD195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void switchToMainScene() throws IOException</w:t>
      </w:r>
    </w:p>
    <w:p w14:paraId="3D5200D6" w14:textId="77777777" w:rsidR="00C673FD" w:rsidRPr="00AC29E8" w:rsidRDefault="00C673FD" w:rsidP="00AC29E8">
      <w:pPr>
        <w:spacing w:before="0" w:after="0"/>
        <w:jc w:val="both"/>
        <w:rPr>
          <w:sz w:val="18"/>
          <w:szCs w:val="18"/>
          <w:lang w:val="en-US"/>
        </w:rPr>
      </w:pPr>
      <w:r w:rsidRPr="00AC29E8">
        <w:rPr>
          <w:sz w:val="18"/>
          <w:szCs w:val="18"/>
          <w:lang w:val="en-US"/>
        </w:rPr>
        <w:tab/>
      </w:r>
    </w:p>
    <w:p w14:paraId="0DF6F09B" w14:textId="77777777" w:rsidR="00C673FD" w:rsidRPr="00AC29E8" w:rsidRDefault="00C673FD" w:rsidP="00791677">
      <w:pPr>
        <w:pStyle w:val="Titre3"/>
        <w:rPr>
          <w:lang w:val="en-US"/>
        </w:rPr>
      </w:pPr>
      <w:r w:rsidRPr="00AC29E8">
        <w:rPr>
          <w:lang w:val="en-US"/>
        </w:rPr>
        <w:tab/>
      </w:r>
      <w:bookmarkStart w:id="35" w:name="_Toc74822018"/>
      <w:r w:rsidRPr="00AC29E8">
        <w:rPr>
          <w:lang w:val="en-US"/>
        </w:rPr>
        <w:t>File controller\GestionnaireClientController</w:t>
      </w:r>
      <w:bookmarkEnd w:id="35"/>
    </w:p>
    <w:p w14:paraId="55791C2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Client setClient(String id) </w:t>
      </w:r>
    </w:p>
    <w:p w14:paraId="22393C8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boolean checkTextFieldIsNull() </w:t>
      </w:r>
    </w:p>
    <w:p w14:paraId="08D43B1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handleClientAdresse(ActionEvent event) </w:t>
      </w:r>
    </w:p>
    <w:p w14:paraId="50EBF41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handleClientCp(ActionEvent event) </w:t>
      </w:r>
    </w:p>
    <w:p w14:paraId="06FEFC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handleClientEmail(ActionEvent event) </w:t>
      </w:r>
    </w:p>
    <w:p w14:paraId="7F3064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handleClientFirstName(ActionEvent event) </w:t>
      </w:r>
    </w:p>
    <w:p w14:paraId="7E7EBD7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handleClientLastName(ActionEvent event) </w:t>
      </w:r>
    </w:p>
    <w:p w14:paraId="5F37C9A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handleClientPays(ActionEvent event) </w:t>
      </w:r>
    </w:p>
    <w:p w14:paraId="7A4038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handleClientPhone(ActionEvent event) </w:t>
      </w:r>
    </w:p>
    <w:p w14:paraId="0CB9EF2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handleClientRue(ActionEvent event) </w:t>
      </w:r>
    </w:p>
    <w:p w14:paraId="5417616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handleClientVille(ActionEvent event) </w:t>
      </w:r>
    </w:p>
    <w:p w14:paraId="1FFFE6B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handleClientnum(ActionEvent event) </w:t>
      </w:r>
    </w:p>
    <w:p w14:paraId="374396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isNew() throws IOException </w:t>
      </w:r>
    </w:p>
    <w:p w14:paraId="37040F7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modifyClient() throws IOException </w:t>
      </w:r>
    </w:p>
    <w:p w14:paraId="31D26B3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newClient() throws IOException </w:t>
      </w:r>
    </w:p>
    <w:p w14:paraId="70675F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initialize(URL location, ResourceBundle resources) </w:t>
      </w:r>
    </w:p>
    <w:p w14:paraId="48DA4C4B"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setDataForUpdate(@SuppressWarnings("exports") Client client) </w:t>
      </w:r>
    </w:p>
    <w:p w14:paraId="79ADBBEC"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switchToMainScene() throws IOException </w:t>
      </w:r>
    </w:p>
    <w:p w14:paraId="190F55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switchToMainSceneValidate() throws IOException </w:t>
      </w:r>
    </w:p>
    <w:p w14:paraId="7C4C363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2C9E2F6" w14:textId="77777777" w:rsidR="00C673FD" w:rsidRPr="00AC29E8" w:rsidRDefault="00C673FD" w:rsidP="00791677">
      <w:pPr>
        <w:pStyle w:val="Titre3"/>
        <w:rPr>
          <w:lang w:val="en-US"/>
        </w:rPr>
      </w:pPr>
      <w:r w:rsidRPr="00AC29E8">
        <w:rPr>
          <w:lang w:val="en-US"/>
        </w:rPr>
        <w:lastRenderedPageBreak/>
        <w:tab/>
      </w:r>
      <w:bookmarkStart w:id="36" w:name="_Toc74822019"/>
      <w:r w:rsidRPr="00AC29E8">
        <w:rPr>
          <w:lang w:val="en-US"/>
        </w:rPr>
        <w:t>File controller\GestionnaireFactureController</w:t>
      </w:r>
      <w:bookmarkEnd w:id="36"/>
    </w:p>
    <w:p w14:paraId="6614A35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LigneFacture setLigneFacture(String id) </w:t>
      </w:r>
    </w:p>
    <w:p w14:paraId="40CB7F1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handleDesRepTxtField(ActionEvent event) </w:t>
      </w:r>
    </w:p>
    <w:p w14:paraId="59D6CB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handlePrixRepTxtField(ActionEvent event) </w:t>
      </w:r>
    </w:p>
    <w:p w14:paraId="2045FD8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modifyLigneFacture() throws IOException </w:t>
      </w:r>
    </w:p>
    <w:p w14:paraId="381C902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newLigneFacture() throws IOException </w:t>
      </w:r>
    </w:p>
    <w:p w14:paraId="3AD29C5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setDataForUpdate(@SuppressWarnings("exports") LigneFacture ligneFacture) </w:t>
      </w:r>
    </w:p>
    <w:p w14:paraId="3CC427E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setNumFct(String numFct) </w:t>
      </w:r>
    </w:p>
    <w:p w14:paraId="4C3B4CD0" w14:textId="77777777" w:rsidR="00C673FD" w:rsidRPr="00AC29E8" w:rsidRDefault="00C673FD" w:rsidP="00AC29E8">
      <w:pPr>
        <w:spacing w:before="0" w:after="0"/>
        <w:jc w:val="both"/>
        <w:rPr>
          <w:sz w:val="18"/>
          <w:szCs w:val="18"/>
          <w:lang w:val="en-US"/>
        </w:rPr>
      </w:pPr>
      <w:r w:rsidRPr="00AC29E8">
        <w:rPr>
          <w:sz w:val="18"/>
          <w:szCs w:val="18"/>
          <w:lang w:val="en-US"/>
        </w:rPr>
        <w:tab/>
      </w:r>
    </w:p>
    <w:p w14:paraId="19FEB27D" w14:textId="77777777" w:rsidR="00C673FD" w:rsidRPr="00AC29E8" w:rsidRDefault="00C673FD" w:rsidP="00791677">
      <w:pPr>
        <w:pStyle w:val="Titre3"/>
        <w:rPr>
          <w:lang w:val="en-US"/>
        </w:rPr>
      </w:pPr>
      <w:r w:rsidRPr="00AC29E8">
        <w:rPr>
          <w:lang w:val="en-US"/>
        </w:rPr>
        <w:tab/>
      </w:r>
      <w:bookmarkStart w:id="37" w:name="_Toc74822020"/>
      <w:r w:rsidRPr="00AC29E8">
        <w:rPr>
          <w:lang w:val="en-US"/>
        </w:rPr>
        <w:t>File controller\GestionnaireSavController</w:t>
      </w:r>
      <w:bookmarkEnd w:id="37"/>
    </w:p>
    <w:p w14:paraId="5B1220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handleReparationDescription(ActionEvent event) </w:t>
      </w:r>
    </w:p>
    <w:p w14:paraId="6179A0D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handleReparationNature(ActionEvent event) </w:t>
      </w:r>
    </w:p>
    <w:p w14:paraId="121B48D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handleReparationNumEmployee(ActionEvent event) </w:t>
      </w:r>
    </w:p>
    <w:p w14:paraId="3BC654E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newSAV() throws IOException </w:t>
      </w:r>
    </w:p>
    <w:p w14:paraId="42B49C0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getSearchClientVente() </w:t>
      </w:r>
    </w:p>
    <w:p w14:paraId="25D29E8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setClientProduct() </w:t>
      </w:r>
    </w:p>
    <w:p w14:paraId="1C18365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67E8D81B" w14:textId="77777777" w:rsidR="00C673FD" w:rsidRPr="00AC29E8" w:rsidRDefault="00C673FD" w:rsidP="00791677">
      <w:pPr>
        <w:pStyle w:val="Titre3"/>
        <w:rPr>
          <w:lang w:val="en-US"/>
        </w:rPr>
      </w:pPr>
      <w:r w:rsidRPr="00AC29E8">
        <w:rPr>
          <w:lang w:val="en-US"/>
        </w:rPr>
        <w:tab/>
      </w:r>
      <w:bookmarkStart w:id="38" w:name="_Toc74822021"/>
      <w:r w:rsidRPr="00AC29E8">
        <w:rPr>
          <w:lang w:val="en-US"/>
        </w:rPr>
        <w:t>File controller\GestionProduitController</w:t>
      </w:r>
      <w:bookmarkEnd w:id="38"/>
    </w:p>
    <w:p w14:paraId="6AB7685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Produit setProduit() throws IOException </w:t>
      </w:r>
    </w:p>
    <w:p w14:paraId="192B887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handleProductDescription(ActionEvent event) </w:t>
      </w:r>
    </w:p>
    <w:p w14:paraId="361FC89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handleProductHTPrice(ActionEvent event) </w:t>
      </w:r>
    </w:p>
    <w:p w14:paraId="7C5E8CD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handleProductQuantity(ActionEvent event) </w:t>
      </w:r>
    </w:p>
    <w:p w14:paraId="524DDAF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handleProductReference(ActionEvent event) </w:t>
      </w:r>
    </w:p>
    <w:p w14:paraId="0FD6EF7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handleProductTTCPrice(ActionEvent event) </w:t>
      </w:r>
    </w:p>
    <w:p w14:paraId="43AD234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modifyProduit() throws IOException </w:t>
      </w:r>
    </w:p>
    <w:p w14:paraId="642F81C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newProduit() throws IOException </w:t>
      </w:r>
    </w:p>
    <w:p w14:paraId="0D93B75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setDataForUpdate(@SuppressWarnings("exports") Produit produit) </w:t>
      </w:r>
    </w:p>
    <w:p w14:paraId="76EC8573" w14:textId="77777777" w:rsidR="00C673FD" w:rsidRPr="00AC29E8" w:rsidRDefault="00C673FD" w:rsidP="00AC29E8">
      <w:pPr>
        <w:spacing w:before="0" w:after="0"/>
        <w:jc w:val="both"/>
        <w:rPr>
          <w:sz w:val="18"/>
          <w:szCs w:val="18"/>
          <w:lang w:val="en-US"/>
        </w:rPr>
      </w:pPr>
      <w:r w:rsidRPr="00AC29E8">
        <w:rPr>
          <w:sz w:val="18"/>
          <w:szCs w:val="18"/>
          <w:lang w:val="en-US"/>
        </w:rPr>
        <w:tab/>
      </w:r>
    </w:p>
    <w:p w14:paraId="6AC8839D" w14:textId="77777777" w:rsidR="00C673FD" w:rsidRPr="00AC29E8" w:rsidRDefault="00C673FD" w:rsidP="00791677">
      <w:pPr>
        <w:pStyle w:val="Titre3"/>
        <w:rPr>
          <w:lang w:val="en-US"/>
        </w:rPr>
      </w:pPr>
      <w:r w:rsidRPr="00AC29E8">
        <w:rPr>
          <w:lang w:val="en-US"/>
        </w:rPr>
        <w:tab/>
      </w:r>
      <w:bookmarkStart w:id="39" w:name="_Toc74822022"/>
      <w:r w:rsidRPr="00AC29E8">
        <w:rPr>
          <w:lang w:val="en-US"/>
        </w:rPr>
        <w:t>File controller\MainSceneController</w:t>
      </w:r>
      <w:bookmarkEnd w:id="39"/>
    </w:p>
    <w:p w14:paraId="296DFB2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Vente setSell() </w:t>
      </w:r>
    </w:p>
    <w:p w14:paraId="7B4998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setSellLine(String numVte, String refProd, String qtt) </w:t>
      </w:r>
    </w:p>
    <w:p w14:paraId="51699EC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private void switchToGestionnaireClient() throws IOException </w:t>
      </w:r>
    </w:p>
    <w:p w14:paraId="5BFE45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MainSceneController() </w:t>
      </w:r>
    </w:p>
    <w:p w14:paraId="44CDE0C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addFactureLine() throws IOException </w:t>
      </w:r>
    </w:p>
    <w:p w14:paraId="29341A6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cancelSell() </w:t>
      </w:r>
    </w:p>
    <w:p w14:paraId="4EE6273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changeMontantVenteValue() </w:t>
      </w:r>
    </w:p>
    <w:p w14:paraId="6E7BCA4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changeSavTextFieldValues() </w:t>
      </w:r>
    </w:p>
    <w:p w14:paraId="1E0C5A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createClient() throws IOException </w:t>
      </w:r>
    </w:p>
    <w:p w14:paraId="5AEAE8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createProduit() throws IOException </w:t>
      </w:r>
    </w:p>
    <w:p w14:paraId="00DBC80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createReparation() throws IOException </w:t>
      </w:r>
    </w:p>
    <w:p w14:paraId="0A96391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deleteClient() throws IOException </w:t>
      </w:r>
    </w:p>
    <w:p w14:paraId="401830A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deleteFactureLine() </w:t>
      </w:r>
    </w:p>
    <w:p w14:paraId="7B10003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deleteProduit() throws IOException </w:t>
      </w:r>
    </w:p>
    <w:p w14:paraId="2FE67D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deleteReparation() </w:t>
      </w:r>
    </w:p>
    <w:p w14:paraId="386D5B9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getSearchProductStock() </w:t>
      </w:r>
    </w:p>
    <w:p w14:paraId="565F266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getSearchProductVente() </w:t>
      </w:r>
    </w:p>
    <w:p w14:paraId="1B518EB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modifyClient() throws IOException </w:t>
      </w:r>
    </w:p>
    <w:p w14:paraId="22DC028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modifyFactureLine() throws IOException </w:t>
      </w:r>
    </w:p>
    <w:p w14:paraId="6D58DF6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modifyProduit() throws IOException </w:t>
      </w:r>
    </w:p>
    <w:p w14:paraId="057FA31A"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void modifyReparation() throws IOException </w:t>
      </w:r>
    </w:p>
    <w:p w14:paraId="0CA0DBE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selectClientVenteInfo() </w:t>
      </w:r>
    </w:p>
    <w:p w14:paraId="12214D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sell() </w:t>
      </w:r>
    </w:p>
    <w:p w14:paraId="22AF37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36F7CBA7" w14:textId="77777777" w:rsidR="00C673FD" w:rsidRPr="00AC29E8" w:rsidRDefault="00C673FD" w:rsidP="00791677">
      <w:pPr>
        <w:pStyle w:val="Titre2"/>
        <w:rPr>
          <w:lang w:val="en-US"/>
        </w:rPr>
      </w:pPr>
      <w:bookmarkStart w:id="40" w:name="_Toc74822023"/>
      <w:r w:rsidRPr="00AC29E8">
        <w:rPr>
          <w:lang w:val="en-US"/>
        </w:rPr>
        <w:t>Package model</w:t>
      </w:r>
      <w:bookmarkEnd w:id="40"/>
    </w:p>
    <w:p w14:paraId="5B4C9D68" w14:textId="77777777" w:rsidR="00C673FD" w:rsidRPr="00AC29E8" w:rsidRDefault="00C673FD" w:rsidP="00791677">
      <w:pPr>
        <w:pStyle w:val="Titre3"/>
        <w:rPr>
          <w:lang w:val="en-US"/>
        </w:rPr>
      </w:pPr>
      <w:r w:rsidRPr="00AC29E8">
        <w:rPr>
          <w:lang w:val="en-US"/>
        </w:rPr>
        <w:tab/>
      </w:r>
      <w:bookmarkStart w:id="41" w:name="_Toc74822024"/>
      <w:r w:rsidRPr="00AC29E8">
        <w:rPr>
          <w:lang w:val="en-US"/>
        </w:rPr>
        <w:t>File Client</w:t>
      </w:r>
      <w:bookmarkEnd w:id="41"/>
    </w:p>
    <w:p w14:paraId="253F938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 </w:t>
      </w:r>
    </w:p>
    <w:p w14:paraId="130B2F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getAdresse() </w:t>
      </w:r>
    </w:p>
    <w:p w14:paraId="2F1723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getCpCli() </w:t>
      </w:r>
    </w:p>
    <w:p w14:paraId="25B8478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getMailCli() </w:t>
      </w:r>
    </w:p>
    <w:p w14:paraId="299BC6F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getNomCli() </w:t>
      </w:r>
    </w:p>
    <w:p w14:paraId="582D379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getNumCli() </w:t>
      </w:r>
    </w:p>
    <w:p w14:paraId="59BB773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getPaysCli() </w:t>
      </w:r>
    </w:p>
    <w:p w14:paraId="07D9A2D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getPrenomCli() </w:t>
      </w:r>
    </w:p>
    <w:p w14:paraId="434909D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getRueCli() </w:t>
      </w:r>
    </w:p>
    <w:p w14:paraId="640B60F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getTelCli() </w:t>
      </w:r>
    </w:p>
    <w:p w14:paraId="2394824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getVilleCli() </w:t>
      </w:r>
    </w:p>
    <w:p w14:paraId="1355E83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toString() </w:t>
      </w:r>
    </w:p>
    <w:p w14:paraId="61BAF97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setCpCli(String cpCli) </w:t>
      </w:r>
    </w:p>
    <w:p w14:paraId="5D0263B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setMailCli(String mailCli) </w:t>
      </w:r>
    </w:p>
    <w:p w14:paraId="3FB8308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setNomCli(String nomCli) </w:t>
      </w:r>
    </w:p>
    <w:p w14:paraId="1829BA9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setNumCli(String numCli) </w:t>
      </w:r>
    </w:p>
    <w:p w14:paraId="13E780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setPaysCli(String paysCli) </w:t>
      </w:r>
    </w:p>
    <w:p w14:paraId="334AEB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setPrenomCli(String prenomCli) </w:t>
      </w:r>
    </w:p>
    <w:p w14:paraId="5C3A808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setRueCli(String rueCli) </w:t>
      </w:r>
    </w:p>
    <w:p w14:paraId="4B6240E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setTelCli(String telCli) </w:t>
      </w:r>
    </w:p>
    <w:p w14:paraId="13614AD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setVilleCli(String villeCli) </w:t>
      </w:r>
    </w:p>
    <w:p w14:paraId="16810149" w14:textId="77777777" w:rsidR="00C673FD" w:rsidRPr="00AC29E8" w:rsidRDefault="00C673FD" w:rsidP="00AC29E8">
      <w:pPr>
        <w:spacing w:before="0" w:after="0"/>
        <w:jc w:val="both"/>
        <w:rPr>
          <w:sz w:val="18"/>
          <w:szCs w:val="18"/>
          <w:lang w:val="en-US"/>
        </w:rPr>
      </w:pPr>
      <w:r w:rsidRPr="00AC29E8">
        <w:rPr>
          <w:sz w:val="18"/>
          <w:szCs w:val="18"/>
          <w:lang w:val="en-US"/>
        </w:rPr>
        <w:tab/>
      </w:r>
    </w:p>
    <w:p w14:paraId="6E1B0590" w14:textId="77777777" w:rsidR="00C673FD" w:rsidRPr="00AC29E8" w:rsidRDefault="00C673FD" w:rsidP="00791677">
      <w:pPr>
        <w:pStyle w:val="Titre3"/>
        <w:rPr>
          <w:lang w:val="en-US"/>
        </w:rPr>
      </w:pPr>
      <w:r w:rsidRPr="00AC29E8">
        <w:rPr>
          <w:lang w:val="en-US"/>
        </w:rPr>
        <w:tab/>
      </w:r>
      <w:bookmarkStart w:id="42" w:name="_Toc74822025"/>
      <w:r w:rsidRPr="00AC29E8">
        <w:rPr>
          <w:lang w:val="en-US"/>
        </w:rPr>
        <w:t>File Employe</w:t>
      </w:r>
      <w:bookmarkEnd w:id="42"/>
    </w:p>
    <w:p w14:paraId="1DB160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Employe() </w:t>
      </w:r>
    </w:p>
    <w:p w14:paraId="38CCD37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getCpEmp() </w:t>
      </w:r>
    </w:p>
    <w:p w14:paraId="24DA74D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getMailEmp() </w:t>
      </w:r>
    </w:p>
    <w:p w14:paraId="6BC0734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getNomEmp() </w:t>
      </w:r>
    </w:p>
    <w:p w14:paraId="5113669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getNumEmp() </w:t>
      </w:r>
    </w:p>
    <w:p w14:paraId="7052F1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getPaysEmp() </w:t>
      </w:r>
    </w:p>
    <w:p w14:paraId="39186A8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getPrenomEmp() </w:t>
      </w:r>
    </w:p>
    <w:p w14:paraId="78BC0EC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getRueEmp() </w:t>
      </w:r>
    </w:p>
    <w:p w14:paraId="618F5ED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getTelEmp() </w:t>
      </w:r>
    </w:p>
    <w:p w14:paraId="5436AF8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getVilleEmp() </w:t>
      </w:r>
    </w:p>
    <w:p w14:paraId="50F8C22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setCpEmp(String cpEmp) </w:t>
      </w:r>
    </w:p>
    <w:p w14:paraId="723E4D6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setMailEmp(String mailEmp) </w:t>
      </w:r>
    </w:p>
    <w:p w14:paraId="5B2B66F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setNomEmp(String nomEmp) </w:t>
      </w:r>
    </w:p>
    <w:p w14:paraId="2B190A3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setNumEmp(String numEmp) </w:t>
      </w:r>
    </w:p>
    <w:p w14:paraId="7AA896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setPaysEmp(String paysEmp) </w:t>
      </w:r>
    </w:p>
    <w:p w14:paraId="30AB156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setPrenomEmp(String prenomEmp) </w:t>
      </w:r>
    </w:p>
    <w:p w14:paraId="2E60839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setRueEmp(String rueEmp) </w:t>
      </w:r>
    </w:p>
    <w:p w14:paraId="47A5A8D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setTelEmp(String telEmp) </w:t>
      </w:r>
    </w:p>
    <w:p w14:paraId="394A867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setVilleEmp(String villeEmp) </w:t>
      </w:r>
    </w:p>
    <w:p w14:paraId="7B16291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C338D0F" w14:textId="77777777" w:rsidR="00C673FD" w:rsidRPr="00AC29E8" w:rsidRDefault="00C673FD" w:rsidP="00791677">
      <w:pPr>
        <w:pStyle w:val="Titre3"/>
        <w:rPr>
          <w:lang w:val="en-US"/>
        </w:rPr>
      </w:pPr>
      <w:r w:rsidRPr="00AC29E8">
        <w:rPr>
          <w:lang w:val="en-US"/>
        </w:rPr>
        <w:lastRenderedPageBreak/>
        <w:tab/>
      </w:r>
      <w:bookmarkStart w:id="43" w:name="_Toc74822026"/>
      <w:r w:rsidRPr="00AC29E8">
        <w:rPr>
          <w:lang w:val="en-US"/>
        </w:rPr>
        <w:t>File Produit</w:t>
      </w:r>
      <w:bookmarkEnd w:id="43"/>
    </w:p>
    <w:p w14:paraId="00B73E5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Produit() </w:t>
      </w:r>
    </w:p>
    <w:p w14:paraId="10E014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Produit(String referenceProd, String descriptionProduct, String quantity, String prixHTT, String prixTTC, String tVA) </w:t>
      </w:r>
    </w:p>
    <w:p w14:paraId="7F90C40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getDesProd() </w:t>
      </w:r>
    </w:p>
    <w:p w14:paraId="6FBE5C9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getPrixHTProd() </w:t>
      </w:r>
    </w:p>
    <w:p w14:paraId="74F3B7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getPrixTTCProd() </w:t>
      </w:r>
    </w:p>
    <w:p w14:paraId="44C5E4A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getQteProd() </w:t>
      </w:r>
    </w:p>
    <w:p w14:paraId="76E0B4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getRefProd() </w:t>
      </w:r>
    </w:p>
    <w:p w14:paraId="2575AAF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getTVAProd() </w:t>
      </w:r>
    </w:p>
    <w:p w14:paraId="2E2B72A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boolean equals(Object obj) </w:t>
      </w:r>
    </w:p>
    <w:p w14:paraId="53DA7D1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getDesProdProperty() </w:t>
      </w:r>
    </w:p>
    <w:p w14:paraId="7FFD779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getPrixHTProdProperty() </w:t>
      </w:r>
    </w:p>
    <w:p w14:paraId="39E23B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getPrixTTCProdProperty() </w:t>
      </w:r>
    </w:p>
    <w:p w14:paraId="3703B9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getQteProdProperty() </w:t>
      </w:r>
    </w:p>
    <w:p w14:paraId="24DD4EE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getRefProdProperty() </w:t>
      </w:r>
    </w:p>
    <w:p w14:paraId="5928D1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final String getTVAProdProperty() </w:t>
      </w:r>
    </w:p>
    <w:p w14:paraId="0DEE97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int hashCode() </w:t>
      </w:r>
    </w:p>
    <w:p w14:paraId="152B5B2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setDesProd(String desProd) </w:t>
      </w:r>
    </w:p>
    <w:p w14:paraId="3B5539B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setPrixHTProd(String prixHTProd) </w:t>
      </w:r>
    </w:p>
    <w:p w14:paraId="4F940B0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setPrixTTCProd(String prixTTCProd) </w:t>
      </w:r>
    </w:p>
    <w:p w14:paraId="7D78EF4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setQteProd(String qteProd) </w:t>
      </w:r>
    </w:p>
    <w:p w14:paraId="2381474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setRefProd(String refProd) </w:t>
      </w:r>
    </w:p>
    <w:p w14:paraId="3198FED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setTVAProd(String tVAProd) </w:t>
      </w:r>
    </w:p>
    <w:p w14:paraId="55760600" w14:textId="77777777" w:rsidR="00C673FD" w:rsidRPr="00AC29E8" w:rsidRDefault="00C673FD" w:rsidP="00AC29E8">
      <w:pPr>
        <w:spacing w:before="0" w:after="0"/>
        <w:jc w:val="both"/>
        <w:rPr>
          <w:sz w:val="18"/>
          <w:szCs w:val="18"/>
          <w:lang w:val="en-US"/>
        </w:rPr>
      </w:pPr>
      <w:r w:rsidRPr="00AC29E8">
        <w:rPr>
          <w:sz w:val="18"/>
          <w:szCs w:val="18"/>
          <w:lang w:val="en-US"/>
        </w:rPr>
        <w:tab/>
      </w:r>
    </w:p>
    <w:p w14:paraId="2BD1242A" w14:textId="77777777" w:rsidR="00C673FD" w:rsidRPr="00AC29E8" w:rsidRDefault="00C673FD" w:rsidP="00791677">
      <w:pPr>
        <w:pStyle w:val="Titre3"/>
      </w:pPr>
      <w:r w:rsidRPr="00AC29E8">
        <w:rPr>
          <w:lang w:val="en-US"/>
        </w:rPr>
        <w:tab/>
      </w:r>
      <w:bookmarkStart w:id="44" w:name="_Toc74822027"/>
      <w:r w:rsidRPr="00AC29E8">
        <w:t>File sav\Demande</w:t>
      </w:r>
      <w:bookmarkEnd w:id="44"/>
    </w:p>
    <w:p w14:paraId="116523E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Demande() </w:t>
      </w:r>
    </w:p>
    <w:p w14:paraId="701ECA5A"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Demande(String numRep, String numCli, String natureRep, String descRep, String refProd, String numFct) </w:t>
      </w:r>
    </w:p>
    <w:p w14:paraId="6845C77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getDescRep() </w:t>
      </w:r>
    </w:p>
    <w:p w14:paraId="580137D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getNatureRep() </w:t>
      </w:r>
    </w:p>
    <w:p w14:paraId="41C8A5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getNumFct() </w:t>
      </w:r>
    </w:p>
    <w:p w14:paraId="497F0A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getNumRep() </w:t>
      </w:r>
    </w:p>
    <w:p w14:paraId="29BF206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setDescRep(String descRep) </w:t>
      </w:r>
    </w:p>
    <w:p w14:paraId="244A18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setNatureRep(String natureRep) </w:t>
      </w:r>
    </w:p>
    <w:p w14:paraId="49AC422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setNumRep(String numRep) </w:t>
      </w:r>
    </w:p>
    <w:p w14:paraId="707383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A8E6633" w14:textId="77777777" w:rsidR="00C673FD" w:rsidRPr="00AC29E8" w:rsidRDefault="00C673FD" w:rsidP="00791677">
      <w:pPr>
        <w:pStyle w:val="Titre3"/>
        <w:rPr>
          <w:lang w:val="en-US"/>
        </w:rPr>
      </w:pPr>
      <w:r w:rsidRPr="00AC29E8">
        <w:rPr>
          <w:lang w:val="en-US"/>
        </w:rPr>
        <w:tab/>
      </w:r>
      <w:bookmarkStart w:id="45" w:name="_Toc74822028"/>
      <w:r w:rsidRPr="00AC29E8">
        <w:rPr>
          <w:lang w:val="en-US"/>
        </w:rPr>
        <w:t>File sav\Reparation</w:t>
      </w:r>
      <w:bookmarkEnd w:id="45"/>
    </w:p>
    <w:p w14:paraId="63F385C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 </w:t>
      </w:r>
    </w:p>
    <w:p w14:paraId="105FCF3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Reparation(String numRep, String etatRep) </w:t>
      </w:r>
    </w:p>
    <w:p w14:paraId="469CC24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getEtatRep() </w:t>
      </w:r>
    </w:p>
    <w:p w14:paraId="06D6D799" w14:textId="77777777" w:rsidR="00C673FD" w:rsidRPr="005C58E0"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r w:rsidRPr="005C58E0">
        <w:rPr>
          <w:sz w:val="18"/>
          <w:szCs w:val="18"/>
          <w:lang w:val="en-US"/>
        </w:rPr>
        <w:t xml:space="preserve">public void setEtatRep(String etatRep) </w:t>
      </w:r>
    </w:p>
    <w:p w14:paraId="7B19B0F7"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r>
    </w:p>
    <w:p w14:paraId="23A6F043" w14:textId="77777777" w:rsidR="00C673FD" w:rsidRPr="005C58E0" w:rsidRDefault="00C673FD" w:rsidP="00791677">
      <w:pPr>
        <w:pStyle w:val="Titre3"/>
        <w:rPr>
          <w:lang w:val="en-US"/>
        </w:rPr>
      </w:pPr>
      <w:r w:rsidRPr="005C58E0">
        <w:rPr>
          <w:lang w:val="en-US"/>
        </w:rPr>
        <w:tab/>
      </w:r>
      <w:bookmarkStart w:id="46" w:name="_Toc74822029"/>
      <w:r w:rsidRPr="005C58E0">
        <w:rPr>
          <w:lang w:val="en-US"/>
        </w:rPr>
        <w:t>File sav\SAV</w:t>
      </w:r>
      <w:bookmarkEnd w:id="46"/>
    </w:p>
    <w:p w14:paraId="565C0FFB"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Client getClient() </w:t>
      </w:r>
    </w:p>
    <w:p w14:paraId="24DE01A1"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Demande getDemande() </w:t>
      </w:r>
    </w:p>
    <w:p w14:paraId="73F1311C"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Facture getFacture() </w:t>
      </w:r>
    </w:p>
    <w:p w14:paraId="06F60526"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Reparation getReparation() </w:t>
      </w:r>
    </w:p>
    <w:p w14:paraId="27302D97"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SAV() </w:t>
      </w:r>
    </w:p>
    <w:p w14:paraId="7E51C8D4" w14:textId="77777777" w:rsidR="00C673FD" w:rsidRPr="005C58E0" w:rsidRDefault="00C673FD" w:rsidP="00AC29E8">
      <w:pPr>
        <w:spacing w:before="0" w:after="0"/>
        <w:jc w:val="both"/>
        <w:rPr>
          <w:sz w:val="18"/>
          <w:szCs w:val="18"/>
          <w:lang w:val="en-US"/>
        </w:rPr>
      </w:pPr>
      <w:r w:rsidRPr="005C58E0">
        <w:rPr>
          <w:sz w:val="18"/>
          <w:szCs w:val="18"/>
          <w:lang w:val="en-US"/>
        </w:rPr>
        <w:lastRenderedPageBreak/>
        <w:tab/>
      </w:r>
      <w:r w:rsidRPr="005C58E0">
        <w:rPr>
          <w:sz w:val="18"/>
          <w:szCs w:val="18"/>
          <w:lang w:val="en-US"/>
        </w:rPr>
        <w:tab/>
        <w:t xml:space="preserve">public SAV(Client client, Demande demande, Reparation reparation, Facture facture) </w:t>
      </w:r>
    </w:p>
    <w:p w14:paraId="22925817"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void setClient(Client client) </w:t>
      </w:r>
    </w:p>
    <w:p w14:paraId="634A338F" w14:textId="77777777" w:rsidR="00C673FD" w:rsidRPr="00AC29E8" w:rsidRDefault="00C673FD" w:rsidP="00AC29E8">
      <w:pPr>
        <w:spacing w:before="0" w:after="0"/>
        <w:jc w:val="both"/>
        <w:rPr>
          <w:sz w:val="18"/>
          <w:szCs w:val="18"/>
        </w:rPr>
      </w:pPr>
      <w:r w:rsidRPr="005C58E0">
        <w:rPr>
          <w:sz w:val="18"/>
          <w:szCs w:val="18"/>
          <w:lang w:val="en-US"/>
        </w:rPr>
        <w:tab/>
      </w:r>
      <w:r w:rsidRPr="005C58E0">
        <w:rPr>
          <w:sz w:val="18"/>
          <w:szCs w:val="18"/>
          <w:lang w:val="en-US"/>
        </w:rPr>
        <w:tab/>
      </w:r>
      <w:r w:rsidRPr="00AC29E8">
        <w:rPr>
          <w:sz w:val="18"/>
          <w:szCs w:val="18"/>
        </w:rPr>
        <w:t xml:space="preserve">public void setDemande(Demande demande) </w:t>
      </w:r>
    </w:p>
    <w:p w14:paraId="30A8E08C"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setFacture(Facture facture) </w:t>
      </w:r>
    </w:p>
    <w:p w14:paraId="59BB2E6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void setReparation(Reparation reparation)</w:t>
      </w:r>
    </w:p>
    <w:p w14:paraId="7CF0138F" w14:textId="77777777" w:rsidR="00C673FD" w:rsidRPr="00AC29E8" w:rsidRDefault="00C673FD" w:rsidP="00AC29E8">
      <w:pPr>
        <w:spacing w:before="0" w:after="0"/>
        <w:jc w:val="both"/>
        <w:rPr>
          <w:sz w:val="18"/>
          <w:szCs w:val="18"/>
          <w:lang w:val="en-US"/>
        </w:rPr>
      </w:pPr>
    </w:p>
    <w:p w14:paraId="212B559A" w14:textId="77777777" w:rsidR="00C673FD" w:rsidRPr="00AC29E8" w:rsidRDefault="00C673FD" w:rsidP="00791677">
      <w:pPr>
        <w:pStyle w:val="Titre3"/>
        <w:rPr>
          <w:lang w:val="en-US"/>
        </w:rPr>
      </w:pPr>
      <w:r w:rsidRPr="00AC29E8">
        <w:rPr>
          <w:lang w:val="en-US"/>
        </w:rPr>
        <w:tab/>
      </w:r>
      <w:bookmarkStart w:id="47" w:name="_Toc74822030"/>
      <w:r w:rsidRPr="00AC29E8">
        <w:rPr>
          <w:lang w:val="en-US"/>
        </w:rPr>
        <w:t>File sav\facture\Facture</w:t>
      </w:r>
      <w:bookmarkEnd w:id="47"/>
    </w:p>
    <w:p w14:paraId="167FCA2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w:t>
      </w:r>
    </w:p>
    <w:p w14:paraId="3F7A8EB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Facture(String numFct, String dateFct, String numEmp) </w:t>
      </w:r>
    </w:p>
    <w:p w14:paraId="5BC1A87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getDateFct() </w:t>
      </w:r>
    </w:p>
    <w:p w14:paraId="2F68E0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void setDateFct(String dateFct)</w:t>
      </w:r>
    </w:p>
    <w:p w14:paraId="658AD6E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A63CCE4" w14:textId="77777777" w:rsidR="00C673FD" w:rsidRPr="00AC29E8" w:rsidRDefault="00C673FD" w:rsidP="00AC29E8">
      <w:pPr>
        <w:spacing w:before="0" w:after="0"/>
        <w:jc w:val="both"/>
        <w:rPr>
          <w:sz w:val="18"/>
          <w:szCs w:val="18"/>
          <w:lang w:val="en-US"/>
        </w:rPr>
      </w:pPr>
      <w:r w:rsidRPr="00AC29E8">
        <w:rPr>
          <w:sz w:val="18"/>
          <w:szCs w:val="18"/>
          <w:lang w:val="en-US"/>
        </w:rPr>
        <w:tab/>
      </w:r>
    </w:p>
    <w:p w14:paraId="01B8004D" w14:textId="77777777" w:rsidR="00C673FD" w:rsidRPr="00AC29E8" w:rsidRDefault="00C673FD" w:rsidP="00791677">
      <w:pPr>
        <w:pStyle w:val="Titre3"/>
        <w:rPr>
          <w:lang w:val="en-US"/>
        </w:rPr>
      </w:pPr>
      <w:r w:rsidRPr="00AC29E8">
        <w:rPr>
          <w:lang w:val="en-US"/>
        </w:rPr>
        <w:tab/>
      </w:r>
      <w:bookmarkStart w:id="48" w:name="_Toc74822031"/>
      <w:r w:rsidRPr="00AC29E8">
        <w:rPr>
          <w:lang w:val="en-US"/>
        </w:rPr>
        <w:t>File sav\facture\LigneFacture</w:t>
      </w:r>
      <w:bookmarkEnd w:id="48"/>
    </w:p>
    <w:p w14:paraId="0AF049A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 </w:t>
      </w:r>
    </w:p>
    <w:p w14:paraId="3F46C15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LigneFacture(String idLigneFct, String numFct, String mttLigneFct, String desLigneFct) </w:t>
      </w:r>
    </w:p>
    <w:p w14:paraId="1875365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getDesLigneFct() </w:t>
      </w:r>
    </w:p>
    <w:p w14:paraId="63B2742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getIdLigneFct() </w:t>
      </w:r>
    </w:p>
    <w:p w14:paraId="501FFAF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getMttLigneFct() </w:t>
      </w:r>
    </w:p>
    <w:p w14:paraId="75EC22B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setDseLigneFct(String desLigneFct) </w:t>
      </w:r>
    </w:p>
    <w:p w14:paraId="7EFD5EE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setIdLigneFct(String idLigneFct) </w:t>
      </w:r>
    </w:p>
    <w:p w14:paraId="592FF28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setMttLigneFct(String mttLigneFct) </w:t>
      </w:r>
    </w:p>
    <w:p w14:paraId="1F78210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5E98BACD" w14:textId="77777777" w:rsidR="00C673FD" w:rsidRPr="00AC29E8" w:rsidRDefault="00C673FD" w:rsidP="00791677">
      <w:pPr>
        <w:pStyle w:val="Titre3"/>
        <w:rPr>
          <w:lang w:val="en-US"/>
        </w:rPr>
      </w:pPr>
      <w:r w:rsidRPr="00AC29E8">
        <w:rPr>
          <w:lang w:val="en-US"/>
        </w:rPr>
        <w:tab/>
      </w:r>
      <w:bookmarkStart w:id="49" w:name="_Toc74822032"/>
      <w:r w:rsidRPr="00AC29E8">
        <w:rPr>
          <w:lang w:val="en-US"/>
        </w:rPr>
        <w:t>File stock\EntreeStock</w:t>
      </w:r>
      <w:bookmarkEnd w:id="49"/>
    </w:p>
    <w:p w14:paraId="244324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EntreeStock() </w:t>
      </w:r>
    </w:p>
    <w:p w14:paraId="3EDAA27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EntreeStock(String idEntr, String qteEnStock, String refProduct, String dateEntree) </w:t>
      </w:r>
    </w:p>
    <w:p w14:paraId="6497F37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getDateEntree() </w:t>
      </w:r>
    </w:p>
    <w:p w14:paraId="3464119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getIdEntr() </w:t>
      </w:r>
    </w:p>
    <w:p w14:paraId="7E02D2B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getQteEnStock() </w:t>
      </w:r>
    </w:p>
    <w:p w14:paraId="4D5BD8E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getRefProduct() </w:t>
      </w:r>
    </w:p>
    <w:p w14:paraId="579C145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setDateEntree(String dateEntree) </w:t>
      </w:r>
    </w:p>
    <w:p w14:paraId="19C631D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setIdEntr(String idEntr) </w:t>
      </w:r>
    </w:p>
    <w:p w14:paraId="6371E65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setQteEnStock(String qteStock) </w:t>
      </w:r>
    </w:p>
    <w:p w14:paraId="239E28B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setRefProduct(String refProduct) </w:t>
      </w:r>
    </w:p>
    <w:p w14:paraId="058BD1AA" w14:textId="77777777" w:rsidR="00C673FD" w:rsidRPr="00AC29E8" w:rsidRDefault="00C673FD" w:rsidP="00AC29E8">
      <w:pPr>
        <w:spacing w:before="0" w:after="0"/>
        <w:jc w:val="both"/>
        <w:rPr>
          <w:sz w:val="18"/>
          <w:szCs w:val="18"/>
          <w:lang w:val="en-US"/>
        </w:rPr>
      </w:pPr>
    </w:p>
    <w:p w14:paraId="5FF7258C" w14:textId="77777777" w:rsidR="00C673FD" w:rsidRPr="00AC29E8" w:rsidRDefault="00C673FD" w:rsidP="00791677">
      <w:pPr>
        <w:pStyle w:val="Titre3"/>
      </w:pPr>
      <w:r w:rsidRPr="00AC29E8">
        <w:rPr>
          <w:lang w:val="en-US"/>
        </w:rPr>
        <w:tab/>
      </w:r>
      <w:bookmarkStart w:id="50" w:name="_Toc74822033"/>
      <w:r w:rsidRPr="00AC29E8">
        <w:t>File vente\LigneVente</w:t>
      </w:r>
      <w:bookmarkEnd w:id="50"/>
    </w:p>
    <w:p w14:paraId="27684DF1"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LigneVente() </w:t>
      </w:r>
    </w:p>
    <w:p w14:paraId="6782E779"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LigneVente(String id,String qteLigne, String refProd, String numVte) </w:t>
      </w:r>
    </w:p>
    <w:p w14:paraId="23F6ED64"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getId() </w:t>
      </w:r>
    </w:p>
    <w:p w14:paraId="52FDE6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getNumVte() </w:t>
      </w:r>
    </w:p>
    <w:p w14:paraId="717CC56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getQteLigne() </w:t>
      </w:r>
    </w:p>
    <w:p w14:paraId="5AAEAF6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setId(String id) </w:t>
      </w:r>
    </w:p>
    <w:p w14:paraId="7A8CD7B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setNumVte(String numVte) </w:t>
      </w:r>
    </w:p>
    <w:p w14:paraId="083C6FA2"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setQteLigne(String qteLigne) </w:t>
      </w:r>
    </w:p>
    <w:p w14:paraId="11935FEA" w14:textId="77777777" w:rsidR="00C673FD" w:rsidRPr="00AC29E8" w:rsidRDefault="00C673FD" w:rsidP="00AC29E8">
      <w:pPr>
        <w:spacing w:before="0" w:after="0"/>
        <w:jc w:val="both"/>
        <w:rPr>
          <w:sz w:val="18"/>
          <w:szCs w:val="18"/>
        </w:rPr>
      </w:pPr>
      <w:r w:rsidRPr="00AC29E8">
        <w:rPr>
          <w:sz w:val="18"/>
          <w:szCs w:val="18"/>
        </w:rPr>
        <w:tab/>
      </w:r>
    </w:p>
    <w:p w14:paraId="5DD3411D" w14:textId="77777777" w:rsidR="00C673FD" w:rsidRPr="00AC29E8" w:rsidRDefault="00C673FD" w:rsidP="00791677">
      <w:pPr>
        <w:pStyle w:val="Titre3"/>
        <w:rPr>
          <w:lang w:val="en-US"/>
        </w:rPr>
      </w:pPr>
      <w:r w:rsidRPr="00AC29E8">
        <w:tab/>
      </w:r>
      <w:bookmarkStart w:id="51" w:name="_Toc74822034"/>
      <w:r w:rsidRPr="00AC29E8">
        <w:rPr>
          <w:lang w:val="en-US"/>
        </w:rPr>
        <w:t>File vente\Vente</w:t>
      </w:r>
      <w:bookmarkEnd w:id="51"/>
    </w:p>
    <w:p w14:paraId="0C75DCB7"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String getDate() </w:t>
      </w:r>
    </w:p>
    <w:p w14:paraId="20A1108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getMontantVte() </w:t>
      </w:r>
    </w:p>
    <w:p w14:paraId="5E03DFC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 </w:t>
      </w:r>
    </w:p>
    <w:p w14:paraId="55AD0C9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Vente(String numVte, String numCli, String numEmp, String date, String montantVte) </w:t>
      </w:r>
    </w:p>
    <w:p w14:paraId="6AC7FBC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setDate(String date) </w:t>
      </w:r>
    </w:p>
    <w:p w14:paraId="1511F63B"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setMontantVte(String montantVte) </w:t>
      </w:r>
    </w:p>
    <w:p w14:paraId="6D1FE41D" w14:textId="77777777" w:rsidR="00C673FD" w:rsidRPr="00AC29E8" w:rsidRDefault="00C673FD" w:rsidP="00AC29E8">
      <w:pPr>
        <w:spacing w:before="0" w:after="0"/>
        <w:jc w:val="both"/>
        <w:rPr>
          <w:sz w:val="18"/>
          <w:szCs w:val="18"/>
          <w:lang w:val="en-US"/>
        </w:rPr>
      </w:pPr>
    </w:p>
    <w:p w14:paraId="7B7F0C97" w14:textId="77777777" w:rsidR="00C673FD" w:rsidRPr="00AC29E8" w:rsidRDefault="00C673FD" w:rsidP="00AC29E8">
      <w:pPr>
        <w:spacing w:before="0" w:after="0"/>
        <w:jc w:val="both"/>
        <w:rPr>
          <w:sz w:val="18"/>
          <w:szCs w:val="18"/>
          <w:lang w:val="en-US"/>
        </w:rPr>
      </w:pPr>
    </w:p>
    <w:p w14:paraId="5412F7F6" w14:textId="77777777" w:rsidR="00C673FD" w:rsidRPr="00AC29E8" w:rsidRDefault="00C673FD" w:rsidP="00791677">
      <w:pPr>
        <w:pStyle w:val="Titre2"/>
        <w:rPr>
          <w:lang w:val="en-US"/>
        </w:rPr>
      </w:pPr>
      <w:bookmarkStart w:id="52" w:name="_Toc74822035"/>
      <w:r w:rsidRPr="00AC29E8">
        <w:rPr>
          <w:lang w:val="en-US"/>
        </w:rPr>
        <w:t>Package controller</w:t>
      </w:r>
      <w:bookmarkEnd w:id="52"/>
    </w:p>
    <w:p w14:paraId="76BF82FD" w14:textId="77777777" w:rsidR="00C673FD" w:rsidRPr="00AC29E8" w:rsidRDefault="00C673FD" w:rsidP="00791677">
      <w:pPr>
        <w:pStyle w:val="Titre3"/>
        <w:rPr>
          <w:lang w:val="en-US"/>
        </w:rPr>
      </w:pPr>
      <w:r w:rsidRPr="00AC29E8">
        <w:rPr>
          <w:lang w:val="en-US"/>
        </w:rPr>
        <w:tab/>
      </w:r>
      <w:bookmarkStart w:id="53" w:name="_Toc74822036"/>
      <w:r w:rsidRPr="00AC29E8">
        <w:rPr>
          <w:lang w:val="en-US"/>
        </w:rPr>
        <w:t>File ClientController</w:t>
      </w:r>
      <w:bookmarkEnd w:id="53"/>
    </w:p>
    <w:p w14:paraId="2C110FF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 getById(String numCli) </w:t>
      </w:r>
    </w:p>
    <w:p w14:paraId="259E012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ClientController() </w:t>
      </w:r>
    </w:p>
    <w:p w14:paraId="399ECBC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getAllClient() </w:t>
      </w:r>
    </w:p>
    <w:p w14:paraId="1BFD256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searchByClientName(String searchName) </w:t>
      </w:r>
    </w:p>
    <w:p w14:paraId="5990C78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getNextValId() </w:t>
      </w:r>
    </w:p>
    <w:p w14:paraId="224310C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deleteClient(Client client) </w:t>
      </w:r>
    </w:p>
    <w:p w14:paraId="01E6BB58"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insertNewClient(Client client) </w:t>
      </w:r>
    </w:p>
    <w:p w14:paraId="0BADE2C8"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void modifyClient(Client client)</w:t>
      </w:r>
    </w:p>
    <w:p w14:paraId="28E1D4E6"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AB13589" w14:textId="77777777" w:rsidR="00C673FD" w:rsidRPr="00AC29E8" w:rsidRDefault="00C673FD" w:rsidP="00791677">
      <w:pPr>
        <w:pStyle w:val="Titre3"/>
      </w:pPr>
      <w:r w:rsidRPr="00AC29E8">
        <w:tab/>
      </w:r>
      <w:bookmarkStart w:id="54" w:name="_Toc74822037"/>
      <w:r w:rsidRPr="00AC29E8">
        <w:t>File EmployeeController</w:t>
      </w:r>
      <w:bookmarkEnd w:id="54"/>
    </w:p>
    <w:p w14:paraId="7B5FD05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EmployeeController()</w:t>
      </w:r>
    </w:p>
    <w:p w14:paraId="25C8ED6E"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28495B9F" w14:textId="77777777" w:rsidR="00C673FD" w:rsidRPr="00AC29E8" w:rsidRDefault="00C673FD" w:rsidP="00AC29E8">
      <w:pPr>
        <w:spacing w:before="0" w:after="0"/>
        <w:jc w:val="both"/>
        <w:rPr>
          <w:sz w:val="18"/>
          <w:szCs w:val="18"/>
        </w:rPr>
      </w:pPr>
      <w:r w:rsidRPr="00AC29E8">
        <w:rPr>
          <w:sz w:val="18"/>
          <w:szCs w:val="18"/>
        </w:rPr>
        <w:tab/>
      </w:r>
    </w:p>
    <w:p w14:paraId="214CA141" w14:textId="77777777" w:rsidR="00C673FD" w:rsidRPr="00AC29E8" w:rsidRDefault="00C673FD" w:rsidP="00791677">
      <w:pPr>
        <w:pStyle w:val="Titre3"/>
      </w:pPr>
      <w:r w:rsidRPr="00AC29E8">
        <w:tab/>
      </w:r>
      <w:bookmarkStart w:id="55" w:name="_Toc74822038"/>
      <w:r w:rsidRPr="00AC29E8">
        <w:t>File ProduitController</w:t>
      </w:r>
      <w:bookmarkEnd w:id="55"/>
    </w:p>
    <w:p w14:paraId="13D300D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    public void modifyProduit(Produit produit) </w:t>
      </w:r>
    </w:p>
    <w:p w14:paraId="20D359B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    public void modifyProduitList(List&lt;Produit&gt; producList) </w:t>
      </w:r>
    </w:p>
    <w:p w14:paraId="6724E09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List&lt;Produit&gt; getAllProduit() </w:t>
      </w:r>
    </w:p>
    <w:p w14:paraId="0CC92CBF" w14:textId="77777777" w:rsidR="00C673FD" w:rsidRPr="005C58E0" w:rsidRDefault="00C673FD" w:rsidP="00AC29E8">
      <w:pPr>
        <w:spacing w:before="0" w:after="0"/>
        <w:jc w:val="both"/>
        <w:rPr>
          <w:sz w:val="18"/>
          <w:szCs w:val="18"/>
          <w:lang w:val="en-US"/>
        </w:rPr>
      </w:pPr>
      <w:r w:rsidRPr="00AC29E8">
        <w:rPr>
          <w:sz w:val="18"/>
          <w:szCs w:val="18"/>
        </w:rPr>
        <w:tab/>
      </w:r>
      <w:r w:rsidRPr="00AC29E8">
        <w:rPr>
          <w:sz w:val="18"/>
          <w:szCs w:val="18"/>
        </w:rPr>
        <w:tab/>
      </w:r>
      <w:r w:rsidRPr="005C58E0">
        <w:rPr>
          <w:sz w:val="18"/>
          <w:szCs w:val="18"/>
          <w:lang w:val="en-US"/>
        </w:rPr>
        <w:t xml:space="preserve">public List&lt;Produit&gt; getProductbyClient(String numCli) </w:t>
      </w:r>
    </w:p>
    <w:p w14:paraId="1CC642BA"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List&lt;Produit&gt; searchByProductNameOrRef(String searchName) </w:t>
      </w:r>
    </w:p>
    <w:p w14:paraId="7CFA9AE8"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ProduitController() </w:t>
      </w:r>
    </w:p>
    <w:p w14:paraId="35159F1B" w14:textId="77777777" w:rsidR="00C673FD" w:rsidRPr="005C58E0" w:rsidRDefault="00C673FD" w:rsidP="00AC29E8">
      <w:pPr>
        <w:spacing w:before="0" w:after="0"/>
        <w:jc w:val="both"/>
        <w:rPr>
          <w:sz w:val="18"/>
          <w:szCs w:val="18"/>
          <w:lang w:val="en-US"/>
        </w:rPr>
      </w:pPr>
      <w:r w:rsidRPr="005C58E0">
        <w:rPr>
          <w:sz w:val="18"/>
          <w:szCs w:val="18"/>
          <w:lang w:val="en-US"/>
        </w:rPr>
        <w:tab/>
      </w:r>
      <w:r w:rsidRPr="005C58E0">
        <w:rPr>
          <w:sz w:val="18"/>
          <w:szCs w:val="18"/>
          <w:lang w:val="en-US"/>
        </w:rPr>
        <w:tab/>
        <w:t xml:space="preserve">public void deleteProduit(String referenceProd) </w:t>
      </w:r>
    </w:p>
    <w:p w14:paraId="1985AD25" w14:textId="77777777" w:rsidR="00C673FD" w:rsidRPr="00AC29E8" w:rsidRDefault="00C673FD" w:rsidP="00AC29E8">
      <w:pPr>
        <w:spacing w:before="0" w:after="0"/>
        <w:jc w:val="both"/>
        <w:rPr>
          <w:sz w:val="18"/>
          <w:szCs w:val="18"/>
        </w:rPr>
      </w:pPr>
      <w:r w:rsidRPr="005C58E0">
        <w:rPr>
          <w:sz w:val="18"/>
          <w:szCs w:val="18"/>
          <w:lang w:val="en-US"/>
        </w:rPr>
        <w:tab/>
      </w:r>
      <w:r w:rsidRPr="005C58E0">
        <w:rPr>
          <w:sz w:val="18"/>
          <w:szCs w:val="18"/>
          <w:lang w:val="en-US"/>
        </w:rPr>
        <w:tab/>
      </w:r>
      <w:r w:rsidRPr="00AC29E8">
        <w:rPr>
          <w:sz w:val="18"/>
          <w:szCs w:val="18"/>
        </w:rPr>
        <w:t xml:space="preserve">public void insertNewProduit(Produit produit) </w:t>
      </w:r>
    </w:p>
    <w:p w14:paraId="38503238"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7A356A5" w14:textId="77777777" w:rsidR="00C673FD" w:rsidRPr="00AC29E8" w:rsidRDefault="00C673FD" w:rsidP="00791677">
      <w:pPr>
        <w:pStyle w:val="Titre3"/>
      </w:pPr>
      <w:r w:rsidRPr="00AC29E8">
        <w:tab/>
      </w:r>
      <w:bookmarkStart w:id="56" w:name="_Toc74822039"/>
      <w:r w:rsidRPr="00AC29E8">
        <w:t>File sav\DemandeController</w:t>
      </w:r>
      <w:bookmarkEnd w:id="56"/>
    </w:p>
    <w:p w14:paraId="5040030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DemandeController() </w:t>
      </w:r>
    </w:p>
    <w:p w14:paraId="42C0425C"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List&lt;Demande&gt; getAllDemande() </w:t>
      </w:r>
    </w:p>
    <w:p w14:paraId="64BEAD1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deleteDemande(Demande demande) </w:t>
      </w:r>
    </w:p>
    <w:p w14:paraId="020269BA"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insertNewDemande(Demande demande) </w:t>
      </w:r>
    </w:p>
    <w:p w14:paraId="319EC469"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void modifyDemande(Demande demande)</w:t>
      </w:r>
    </w:p>
    <w:p w14:paraId="32E1C0B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19AA4143" w14:textId="77777777" w:rsidR="00C673FD" w:rsidRPr="00AC29E8" w:rsidRDefault="00C673FD" w:rsidP="00791677">
      <w:pPr>
        <w:pStyle w:val="Titre3"/>
        <w:rPr>
          <w:lang w:val="en-US"/>
        </w:rPr>
      </w:pPr>
      <w:r w:rsidRPr="00AC29E8">
        <w:tab/>
      </w:r>
      <w:bookmarkStart w:id="57" w:name="_Toc74822040"/>
      <w:r w:rsidRPr="00AC29E8">
        <w:rPr>
          <w:lang w:val="en-US"/>
        </w:rPr>
        <w:t>File sav\ReparationController</w:t>
      </w:r>
      <w:bookmarkEnd w:id="57"/>
    </w:p>
    <w:p w14:paraId="33965D9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 getById(String numRep) </w:t>
      </w:r>
    </w:p>
    <w:p w14:paraId="2A9130D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ReparationController() </w:t>
      </w:r>
    </w:p>
    <w:p w14:paraId="1F0A75E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deleteReparation(String numRep) </w:t>
      </w:r>
    </w:p>
    <w:p w14:paraId="6F5AE12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insertNewReparation(Reparation reparation) </w:t>
      </w:r>
    </w:p>
    <w:p w14:paraId="0C7DAAFC"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void modifyReparation(Reparation reparation) </w:t>
      </w:r>
    </w:p>
    <w:p w14:paraId="4C153008" w14:textId="77777777" w:rsidR="00C673FD" w:rsidRPr="00AC29E8" w:rsidRDefault="00C673FD" w:rsidP="00AC29E8">
      <w:pPr>
        <w:spacing w:before="0" w:after="0"/>
        <w:jc w:val="both"/>
        <w:rPr>
          <w:sz w:val="18"/>
          <w:szCs w:val="18"/>
          <w:lang w:val="en-US"/>
        </w:rPr>
      </w:pPr>
    </w:p>
    <w:p w14:paraId="63E07C5E" w14:textId="77777777" w:rsidR="00C673FD" w:rsidRPr="00AC29E8" w:rsidRDefault="00C673FD" w:rsidP="00791677">
      <w:pPr>
        <w:pStyle w:val="Titre3"/>
        <w:rPr>
          <w:lang w:val="en-US"/>
        </w:rPr>
      </w:pPr>
      <w:r w:rsidRPr="00AC29E8">
        <w:rPr>
          <w:lang w:val="en-US"/>
        </w:rPr>
        <w:tab/>
      </w:r>
      <w:bookmarkStart w:id="58" w:name="_Toc74822041"/>
      <w:r w:rsidRPr="00AC29E8">
        <w:rPr>
          <w:lang w:val="en-US"/>
        </w:rPr>
        <w:t>File sav\SAVController</w:t>
      </w:r>
      <w:bookmarkEnd w:id="58"/>
    </w:p>
    <w:p w14:paraId="36101DB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List&lt;Produit&gt; getProductbyClient(String numCli)</w:t>
      </w:r>
    </w:p>
    <w:p w14:paraId="2350706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List&lt;SAV&gt; getAllSav() </w:t>
      </w:r>
    </w:p>
    <w:p w14:paraId="5FF45251"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createSAV(Client client, Produit produit , String descRep, String natureRep, String numEmp) </w:t>
      </w:r>
    </w:p>
    <w:p w14:paraId="3B06CAC9"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deleteSAV(Demande demande) </w:t>
      </w:r>
    </w:p>
    <w:p w14:paraId="0E9E674D"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void modifySAV(Reparation reparation, Demande demande)</w:t>
      </w:r>
    </w:p>
    <w:p w14:paraId="6DEDA620"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10AF975" w14:textId="77777777" w:rsidR="00C673FD" w:rsidRPr="00AC29E8" w:rsidRDefault="00C673FD" w:rsidP="00791677">
      <w:pPr>
        <w:pStyle w:val="Titre3"/>
        <w:rPr>
          <w:lang w:val="en-US"/>
        </w:rPr>
      </w:pPr>
      <w:r w:rsidRPr="00AC29E8">
        <w:tab/>
      </w:r>
      <w:bookmarkStart w:id="59" w:name="_Toc74822042"/>
      <w:r w:rsidRPr="00AC29E8">
        <w:rPr>
          <w:lang w:val="en-US"/>
        </w:rPr>
        <w:t>File sav\facture\FactureController</w:t>
      </w:r>
      <w:bookmarkEnd w:id="59"/>
    </w:p>
    <w:p w14:paraId="2D10E3A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getById(String numFct) </w:t>
      </w:r>
    </w:p>
    <w:p w14:paraId="7BF987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FactureController() </w:t>
      </w:r>
    </w:p>
    <w:p w14:paraId="2ECD6F0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deleteFacture(String numFct) </w:t>
      </w:r>
    </w:p>
    <w:p w14:paraId="1A2991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insertNewFacture(Facture facture) </w:t>
      </w:r>
    </w:p>
    <w:p w14:paraId="47C55DED" w14:textId="77777777" w:rsidR="00C673FD" w:rsidRPr="00AC29E8" w:rsidRDefault="00C673FD" w:rsidP="00AC29E8">
      <w:pPr>
        <w:spacing w:before="0" w:after="0"/>
        <w:jc w:val="both"/>
        <w:rPr>
          <w:sz w:val="18"/>
          <w:szCs w:val="18"/>
          <w:lang w:val="en-US"/>
        </w:rPr>
      </w:pPr>
    </w:p>
    <w:p w14:paraId="79B13804" w14:textId="77777777" w:rsidR="00C673FD" w:rsidRPr="00AC29E8" w:rsidRDefault="00C673FD" w:rsidP="00791677">
      <w:pPr>
        <w:pStyle w:val="Titre3"/>
        <w:rPr>
          <w:lang w:val="en-US"/>
        </w:rPr>
      </w:pPr>
      <w:r w:rsidRPr="00AC29E8">
        <w:rPr>
          <w:lang w:val="en-US"/>
        </w:rPr>
        <w:tab/>
      </w:r>
      <w:bookmarkStart w:id="60" w:name="_Toc74822043"/>
      <w:r w:rsidRPr="00AC29E8">
        <w:rPr>
          <w:lang w:val="en-US"/>
        </w:rPr>
        <w:t>File sav\facture\LigneFactureController</w:t>
      </w:r>
      <w:bookmarkEnd w:id="60"/>
    </w:p>
    <w:p w14:paraId="1EBEF96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 getById(String idLigneFct) </w:t>
      </w:r>
    </w:p>
    <w:p w14:paraId="1F719E89"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 getByIdFct(String numFct) </w:t>
      </w:r>
    </w:p>
    <w:p w14:paraId="64DBAC4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LigneFactureController() </w:t>
      </w:r>
    </w:p>
    <w:p w14:paraId="5A6C4C8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deleteLigneFactureByFactureId(String numFct) </w:t>
      </w:r>
    </w:p>
    <w:p w14:paraId="07C1784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deleteLigneFactureById(String idLigneFct) </w:t>
      </w:r>
    </w:p>
    <w:p w14:paraId="242FA7A4"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insertNewLigneFacture(LigneFacture ligneFacture) </w:t>
      </w:r>
    </w:p>
    <w:p w14:paraId="533EF75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updateLigneFacture(LigneFacture ligneFacture) </w:t>
      </w:r>
    </w:p>
    <w:p w14:paraId="31A4EB94" w14:textId="77777777" w:rsidR="00C673FD" w:rsidRPr="00AC29E8" w:rsidRDefault="00C673FD" w:rsidP="00AC29E8">
      <w:pPr>
        <w:spacing w:before="0" w:after="0"/>
        <w:jc w:val="both"/>
        <w:rPr>
          <w:sz w:val="18"/>
          <w:szCs w:val="18"/>
        </w:rPr>
      </w:pPr>
    </w:p>
    <w:p w14:paraId="1EEE4E1B" w14:textId="77777777" w:rsidR="00C673FD" w:rsidRPr="00AC29E8" w:rsidRDefault="00C673FD" w:rsidP="00791677">
      <w:pPr>
        <w:pStyle w:val="Titre3"/>
        <w:rPr>
          <w:lang w:val="en-US"/>
        </w:rPr>
      </w:pPr>
      <w:r w:rsidRPr="00AC29E8">
        <w:tab/>
      </w:r>
      <w:bookmarkStart w:id="61" w:name="_Toc74822044"/>
      <w:r w:rsidRPr="00AC29E8">
        <w:rPr>
          <w:lang w:val="en-US"/>
        </w:rPr>
        <w:t>File stock\EntreeStockController</w:t>
      </w:r>
      <w:bookmarkEnd w:id="61"/>
    </w:p>
    <w:p w14:paraId="3737244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EntreeStockController() </w:t>
      </w:r>
    </w:p>
    <w:p w14:paraId="59774953"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insertNewEntree(Produit produit) </w:t>
      </w:r>
    </w:p>
    <w:p w14:paraId="5044E252"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7DAB5693" w14:textId="77777777" w:rsidR="00C673FD" w:rsidRPr="00AC29E8" w:rsidRDefault="00C673FD" w:rsidP="00791677">
      <w:pPr>
        <w:pStyle w:val="Titre3"/>
      </w:pPr>
      <w:r w:rsidRPr="00AC29E8">
        <w:tab/>
      </w:r>
      <w:bookmarkStart w:id="62" w:name="_Toc74822045"/>
      <w:r w:rsidRPr="00AC29E8">
        <w:t>File vente\LigneVenteController</w:t>
      </w:r>
      <w:bookmarkEnd w:id="62"/>
    </w:p>
    <w:p w14:paraId="31255019"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LigneVenteController() </w:t>
      </w:r>
    </w:p>
    <w:p w14:paraId="7F7E8AF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insertNewLigneVente(String numVte, String refProd, String qtt) </w:t>
      </w:r>
    </w:p>
    <w:p w14:paraId="34A56B23" w14:textId="77777777" w:rsidR="00C673FD" w:rsidRPr="00AC29E8" w:rsidRDefault="00C673FD" w:rsidP="00AC29E8">
      <w:pPr>
        <w:spacing w:before="0" w:after="0"/>
        <w:jc w:val="both"/>
        <w:rPr>
          <w:sz w:val="18"/>
          <w:szCs w:val="18"/>
          <w:lang w:val="en-US"/>
        </w:rPr>
      </w:pPr>
    </w:p>
    <w:p w14:paraId="490BF60E" w14:textId="77777777" w:rsidR="00C673FD" w:rsidRPr="00AC29E8" w:rsidRDefault="00C673FD" w:rsidP="00791677">
      <w:pPr>
        <w:pStyle w:val="Titre3"/>
        <w:rPr>
          <w:lang w:val="en-US"/>
        </w:rPr>
      </w:pPr>
      <w:r w:rsidRPr="00AC29E8">
        <w:rPr>
          <w:lang w:val="en-US"/>
        </w:rPr>
        <w:tab/>
      </w:r>
      <w:bookmarkStart w:id="63" w:name="_Toc74822046"/>
      <w:r w:rsidRPr="00AC29E8">
        <w:rPr>
          <w:lang w:val="en-US"/>
        </w:rPr>
        <w:t>File vente\VenteController</w:t>
      </w:r>
      <w:bookmarkEnd w:id="63"/>
    </w:p>
    <w:p w14:paraId="6AEB56D8"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 insertNewVente(Client client, String numEmp, float mttTotal) </w:t>
      </w:r>
    </w:p>
    <w:p w14:paraId="616F7B8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VenteController() </w:t>
      </w:r>
    </w:p>
    <w:p w14:paraId="0CE3BD6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17E5981F" w14:textId="77777777" w:rsidR="00C673FD" w:rsidRPr="00AC29E8" w:rsidRDefault="00C673FD" w:rsidP="00AC29E8">
      <w:pPr>
        <w:spacing w:before="0" w:after="0"/>
        <w:jc w:val="both"/>
        <w:rPr>
          <w:sz w:val="18"/>
          <w:szCs w:val="18"/>
          <w:lang w:val="en-US"/>
        </w:rPr>
      </w:pPr>
      <w:r w:rsidRPr="00AC29E8">
        <w:rPr>
          <w:sz w:val="18"/>
          <w:szCs w:val="18"/>
          <w:lang w:val="en-US"/>
        </w:rPr>
        <w:tab/>
      </w:r>
    </w:p>
    <w:p w14:paraId="5E099B3A" w14:textId="77777777" w:rsidR="00C673FD" w:rsidRPr="00AC29E8" w:rsidRDefault="00C673FD" w:rsidP="00791677">
      <w:pPr>
        <w:pStyle w:val="Titre2"/>
        <w:rPr>
          <w:lang w:val="en-US"/>
        </w:rPr>
      </w:pPr>
      <w:bookmarkStart w:id="64" w:name="_Toc74822047"/>
      <w:r w:rsidRPr="00AC29E8">
        <w:rPr>
          <w:lang w:val="en-US"/>
        </w:rPr>
        <w:t>Package service</w:t>
      </w:r>
      <w:bookmarkEnd w:id="64"/>
    </w:p>
    <w:p w14:paraId="3194E23A" w14:textId="77777777" w:rsidR="00C673FD" w:rsidRPr="00AC29E8" w:rsidRDefault="00C673FD" w:rsidP="00791677">
      <w:pPr>
        <w:pStyle w:val="Titre3"/>
        <w:rPr>
          <w:lang w:val="en-US"/>
        </w:rPr>
      </w:pPr>
      <w:r w:rsidRPr="00AC29E8">
        <w:rPr>
          <w:lang w:val="en-US"/>
        </w:rPr>
        <w:tab/>
      </w:r>
      <w:bookmarkStart w:id="65" w:name="_Toc74822048"/>
      <w:r w:rsidRPr="00AC29E8">
        <w:rPr>
          <w:lang w:val="en-US"/>
        </w:rPr>
        <w:t>File ClientService</w:t>
      </w:r>
      <w:bookmarkEnd w:id="65"/>
    </w:p>
    <w:p w14:paraId="37B7A2F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ClientService() </w:t>
      </w:r>
    </w:p>
    <w:p w14:paraId="1AF393A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List&lt;Client&gt; searchByclientName(String searchName) </w:t>
      </w:r>
    </w:p>
    <w:p w14:paraId="0D754BA9" w14:textId="77777777" w:rsidR="00C673FD" w:rsidRPr="00AC29E8" w:rsidRDefault="00C673FD" w:rsidP="00AC29E8">
      <w:pPr>
        <w:spacing w:before="0" w:after="0"/>
        <w:jc w:val="both"/>
        <w:rPr>
          <w:sz w:val="18"/>
          <w:szCs w:val="18"/>
        </w:rPr>
      </w:pPr>
      <w:r w:rsidRPr="00AC29E8">
        <w:rPr>
          <w:sz w:val="18"/>
          <w:szCs w:val="18"/>
          <w:lang w:val="en-US"/>
        </w:rPr>
        <w:lastRenderedPageBreak/>
        <w:tab/>
      </w:r>
      <w:r w:rsidRPr="00AC29E8">
        <w:rPr>
          <w:sz w:val="18"/>
          <w:szCs w:val="18"/>
          <w:lang w:val="en-US"/>
        </w:rPr>
        <w:tab/>
      </w:r>
      <w:r w:rsidRPr="00AC29E8">
        <w:rPr>
          <w:sz w:val="18"/>
          <w:szCs w:val="18"/>
        </w:rPr>
        <w:t xml:space="preserve">public int compare(Client c1, Client c2) </w:t>
      </w:r>
    </w:p>
    <w:p w14:paraId="67E456E0"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deleteClient(String numCli) </w:t>
      </w:r>
    </w:p>
    <w:p w14:paraId="3DE5D054"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insertClient(Client client) </w:t>
      </w:r>
    </w:p>
    <w:p w14:paraId="3475F12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updateClient(Client client) </w:t>
      </w:r>
    </w:p>
    <w:p w14:paraId="2BB0EEFC" w14:textId="77777777" w:rsidR="00C673FD" w:rsidRPr="00AC29E8" w:rsidRDefault="00C673FD" w:rsidP="00AC29E8">
      <w:pPr>
        <w:spacing w:before="0" w:after="0"/>
        <w:jc w:val="both"/>
        <w:rPr>
          <w:sz w:val="18"/>
          <w:szCs w:val="18"/>
        </w:rPr>
      </w:pPr>
      <w:r w:rsidRPr="00AC29E8">
        <w:rPr>
          <w:sz w:val="18"/>
          <w:szCs w:val="18"/>
        </w:rPr>
        <w:tab/>
      </w:r>
    </w:p>
    <w:p w14:paraId="3DCD0B85" w14:textId="77777777" w:rsidR="00C673FD" w:rsidRPr="00AC29E8" w:rsidRDefault="00C673FD" w:rsidP="00791677">
      <w:pPr>
        <w:pStyle w:val="Titre3"/>
        <w:rPr>
          <w:lang w:val="en-US"/>
        </w:rPr>
      </w:pPr>
      <w:r w:rsidRPr="00AC29E8">
        <w:tab/>
      </w:r>
      <w:bookmarkStart w:id="66" w:name="_Toc74822049"/>
      <w:r w:rsidRPr="00AC29E8">
        <w:rPr>
          <w:lang w:val="en-US"/>
        </w:rPr>
        <w:t>File EmployeeService</w:t>
      </w:r>
      <w:bookmarkEnd w:id="66"/>
    </w:p>
    <w:p w14:paraId="7E3FBC3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EmployeeService()</w:t>
      </w:r>
    </w:p>
    <w:p w14:paraId="6E246E1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List&lt;Employe&gt; getAllEmploye() </w:t>
      </w:r>
    </w:p>
    <w:p w14:paraId="06A00F3F" w14:textId="77777777" w:rsidR="00C673FD" w:rsidRPr="00AC29E8" w:rsidRDefault="00C673FD" w:rsidP="00AC29E8">
      <w:pPr>
        <w:spacing w:before="0" w:after="0"/>
        <w:jc w:val="both"/>
        <w:rPr>
          <w:sz w:val="18"/>
          <w:szCs w:val="18"/>
          <w:lang w:val="en-US"/>
        </w:rPr>
      </w:pPr>
      <w:r w:rsidRPr="00AC29E8">
        <w:rPr>
          <w:sz w:val="18"/>
          <w:szCs w:val="18"/>
          <w:lang w:val="en-US"/>
        </w:rPr>
        <w:tab/>
      </w:r>
    </w:p>
    <w:p w14:paraId="4575A1DA" w14:textId="77777777" w:rsidR="00C673FD" w:rsidRPr="00AC29E8" w:rsidRDefault="00C673FD" w:rsidP="00791677">
      <w:pPr>
        <w:pStyle w:val="Titre3"/>
        <w:rPr>
          <w:lang w:val="en-US"/>
        </w:rPr>
      </w:pPr>
      <w:r w:rsidRPr="00AC29E8">
        <w:rPr>
          <w:lang w:val="en-US"/>
        </w:rPr>
        <w:tab/>
      </w:r>
      <w:bookmarkStart w:id="67" w:name="_Toc74822050"/>
      <w:r w:rsidRPr="00AC29E8">
        <w:rPr>
          <w:lang w:val="en-US"/>
        </w:rPr>
        <w:t>File IConnectDbService</w:t>
      </w:r>
      <w:bookmarkEnd w:id="67"/>
    </w:p>
    <w:p w14:paraId="4CCF0A5A"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protected Connection connect()</w:t>
      </w:r>
    </w:p>
    <w:p w14:paraId="3DCCF69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7B1CB4CD" w14:textId="77777777" w:rsidR="00C673FD" w:rsidRPr="00AC29E8" w:rsidRDefault="00C673FD" w:rsidP="00AC29E8">
      <w:pPr>
        <w:spacing w:before="0" w:after="0"/>
        <w:jc w:val="both"/>
        <w:rPr>
          <w:sz w:val="18"/>
          <w:szCs w:val="18"/>
          <w:lang w:val="en-US"/>
        </w:rPr>
      </w:pPr>
      <w:r w:rsidRPr="00AC29E8">
        <w:rPr>
          <w:sz w:val="18"/>
          <w:szCs w:val="18"/>
          <w:lang w:val="en-US"/>
        </w:rPr>
        <w:tab/>
      </w:r>
    </w:p>
    <w:p w14:paraId="17511449" w14:textId="77777777" w:rsidR="00C673FD" w:rsidRPr="00AC29E8" w:rsidRDefault="00C673FD" w:rsidP="00791677">
      <w:pPr>
        <w:pStyle w:val="Titre3"/>
      </w:pPr>
      <w:r w:rsidRPr="00AC29E8">
        <w:rPr>
          <w:lang w:val="en-US"/>
        </w:rPr>
        <w:tab/>
      </w:r>
      <w:bookmarkStart w:id="68" w:name="_Toc74822051"/>
      <w:r w:rsidRPr="00AC29E8">
        <w:t>File ProduitService</w:t>
      </w:r>
      <w:bookmarkEnd w:id="68"/>
    </w:p>
    <w:p w14:paraId="1C83F91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ProduitService() </w:t>
      </w:r>
    </w:p>
    <w:p w14:paraId="0DF755D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int compare(Produit c1, Produit c2) </w:t>
      </w:r>
    </w:p>
    <w:p w14:paraId="64A44628" w14:textId="77777777" w:rsidR="00C673FD" w:rsidRPr="00AC29E8" w:rsidRDefault="00C673FD" w:rsidP="00AC29E8">
      <w:pPr>
        <w:spacing w:before="0" w:after="0"/>
        <w:jc w:val="both"/>
        <w:rPr>
          <w:sz w:val="18"/>
          <w:szCs w:val="18"/>
          <w:lang w:val="en-US"/>
        </w:rPr>
      </w:pPr>
      <w:r w:rsidRPr="00AC29E8">
        <w:rPr>
          <w:sz w:val="18"/>
          <w:szCs w:val="18"/>
        </w:rPr>
        <w:tab/>
      </w:r>
      <w:r w:rsidRPr="00AC29E8">
        <w:rPr>
          <w:sz w:val="18"/>
          <w:szCs w:val="18"/>
        </w:rPr>
        <w:tab/>
      </w:r>
      <w:r w:rsidRPr="00AC29E8">
        <w:rPr>
          <w:sz w:val="18"/>
          <w:szCs w:val="18"/>
          <w:lang w:val="en-US"/>
        </w:rPr>
        <w:t xml:space="preserve">public void deleteProduit(String refProd) </w:t>
      </w:r>
    </w:p>
    <w:p w14:paraId="0D2469D1"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insertProduit(Produit produit) </w:t>
      </w:r>
    </w:p>
    <w:p w14:paraId="48FC1F0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updateProduit(Produit produit) </w:t>
      </w:r>
    </w:p>
    <w:p w14:paraId="0B3E96C0" w14:textId="77777777" w:rsidR="00C673FD" w:rsidRPr="00AC29E8" w:rsidRDefault="00C673FD" w:rsidP="00AC29E8">
      <w:pPr>
        <w:spacing w:before="0" w:after="0"/>
        <w:jc w:val="both"/>
        <w:rPr>
          <w:sz w:val="18"/>
          <w:szCs w:val="18"/>
        </w:rPr>
      </w:pPr>
      <w:r w:rsidRPr="00AC29E8">
        <w:rPr>
          <w:sz w:val="18"/>
          <w:szCs w:val="18"/>
        </w:rPr>
        <w:tab/>
      </w:r>
    </w:p>
    <w:p w14:paraId="7B2A035C" w14:textId="77777777" w:rsidR="00C673FD" w:rsidRPr="00AC29E8" w:rsidRDefault="00C673FD" w:rsidP="00791677">
      <w:pPr>
        <w:pStyle w:val="Titre3"/>
      </w:pPr>
      <w:r w:rsidRPr="00AC29E8">
        <w:tab/>
      </w:r>
      <w:bookmarkStart w:id="69" w:name="_Toc74822052"/>
      <w:r w:rsidRPr="00AC29E8">
        <w:t>File sav\DemandeService</w:t>
      </w:r>
      <w:bookmarkEnd w:id="69"/>
    </w:p>
    <w:p w14:paraId="15CFE8C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DemandeService() </w:t>
      </w:r>
    </w:p>
    <w:p w14:paraId="64227DB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int compare(Demande d1, Demande d2) </w:t>
      </w:r>
    </w:p>
    <w:p w14:paraId="1A3D2095"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insertDemande(Demande demande) </w:t>
      </w:r>
    </w:p>
    <w:p w14:paraId="3617C4D4"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updateDemande(Demande demande) </w:t>
      </w:r>
    </w:p>
    <w:p w14:paraId="48E6C48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80EE5EE" w14:textId="77777777" w:rsidR="00C673FD" w:rsidRPr="00AC29E8" w:rsidRDefault="00C673FD" w:rsidP="00791677">
      <w:pPr>
        <w:pStyle w:val="Titre3"/>
        <w:rPr>
          <w:lang w:val="en-US"/>
        </w:rPr>
      </w:pPr>
      <w:r w:rsidRPr="00AC29E8">
        <w:tab/>
      </w:r>
      <w:bookmarkStart w:id="70" w:name="_Toc74822053"/>
      <w:r w:rsidRPr="00AC29E8">
        <w:rPr>
          <w:lang w:val="en-US"/>
        </w:rPr>
        <w:t>File sav\ReparationService</w:t>
      </w:r>
      <w:bookmarkEnd w:id="70"/>
    </w:p>
    <w:p w14:paraId="4E97C8B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List&lt;Reparation&gt; getAllReparation() </w:t>
      </w:r>
    </w:p>
    <w:p w14:paraId="2FFB9B2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ReparationService() </w:t>
      </w:r>
    </w:p>
    <w:p w14:paraId="627BE103"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String getNextValid() </w:t>
      </w:r>
    </w:p>
    <w:p w14:paraId="4574129F"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int compare(Reparation r1, Reparation r2) </w:t>
      </w:r>
    </w:p>
    <w:p w14:paraId="10FB322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insertReparation(Reparation reparation) </w:t>
      </w:r>
    </w:p>
    <w:p w14:paraId="0FBF0A10"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updateReparation(Reparation reparation) </w:t>
      </w:r>
    </w:p>
    <w:p w14:paraId="2EF1B4C5" w14:textId="77777777" w:rsidR="00C673FD" w:rsidRPr="00AC29E8" w:rsidRDefault="00C673FD" w:rsidP="00AC29E8">
      <w:pPr>
        <w:spacing w:before="0" w:after="0"/>
        <w:jc w:val="both"/>
        <w:rPr>
          <w:sz w:val="18"/>
          <w:szCs w:val="18"/>
          <w:lang w:val="en-US"/>
        </w:rPr>
      </w:pPr>
      <w:r w:rsidRPr="00AC29E8">
        <w:rPr>
          <w:sz w:val="18"/>
          <w:szCs w:val="18"/>
          <w:lang w:val="en-US"/>
        </w:rPr>
        <w:tab/>
      </w:r>
    </w:p>
    <w:p w14:paraId="09B0C2CF" w14:textId="77777777" w:rsidR="00C673FD" w:rsidRPr="00AC29E8" w:rsidRDefault="00C673FD" w:rsidP="00791677">
      <w:pPr>
        <w:pStyle w:val="Titre3"/>
        <w:rPr>
          <w:lang w:val="en-US"/>
        </w:rPr>
      </w:pPr>
      <w:r w:rsidRPr="00AC29E8">
        <w:rPr>
          <w:lang w:val="en-US"/>
        </w:rPr>
        <w:tab/>
      </w:r>
      <w:bookmarkStart w:id="71" w:name="_Toc74822054"/>
      <w:r w:rsidRPr="00AC29E8">
        <w:rPr>
          <w:lang w:val="en-US"/>
        </w:rPr>
        <w:t>File sav\facture\FactureService</w:t>
      </w:r>
      <w:bookmarkEnd w:id="71"/>
    </w:p>
    <w:p w14:paraId="5D2E3F7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FactureService()</w:t>
      </w:r>
    </w:p>
    <w:p w14:paraId="5246726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Facture getById(String numFct)  </w:t>
      </w:r>
    </w:p>
    <w:p w14:paraId="739FCB0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deleteFacture(String numFct) </w:t>
      </w:r>
    </w:p>
    <w:p w14:paraId="543BF3A7"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insertNewFacture(Facture facture) </w:t>
      </w:r>
    </w:p>
    <w:p w14:paraId="1AFF251D"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493F7C09" w14:textId="77777777" w:rsidR="00C673FD" w:rsidRPr="00AC29E8" w:rsidRDefault="00C673FD" w:rsidP="00791677">
      <w:pPr>
        <w:pStyle w:val="Titre3"/>
        <w:rPr>
          <w:lang w:val="en-US"/>
        </w:rPr>
      </w:pPr>
      <w:r w:rsidRPr="00AC29E8">
        <w:rPr>
          <w:lang w:val="en-US"/>
        </w:rPr>
        <w:tab/>
      </w:r>
      <w:bookmarkStart w:id="72" w:name="_Toc74822055"/>
      <w:r w:rsidRPr="00AC29E8">
        <w:rPr>
          <w:lang w:val="en-US"/>
        </w:rPr>
        <w:t>File sav\facture\LigneFactureService</w:t>
      </w:r>
      <w:bookmarkEnd w:id="72"/>
    </w:p>
    <w:p w14:paraId="23864F72"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public LigneFactureService()</w:t>
      </w:r>
    </w:p>
    <w:p w14:paraId="72A28AA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LigneFacture getById(String idLigneFct) </w:t>
      </w:r>
    </w:p>
    <w:p w14:paraId="60ADF205" w14:textId="77777777" w:rsidR="00C673FD" w:rsidRPr="00AC29E8" w:rsidRDefault="00C673FD" w:rsidP="00AC29E8">
      <w:pPr>
        <w:spacing w:before="0" w:after="0"/>
        <w:jc w:val="both"/>
        <w:rPr>
          <w:sz w:val="18"/>
          <w:szCs w:val="18"/>
          <w:lang w:val="en-US"/>
        </w:rPr>
      </w:pPr>
      <w:r w:rsidRPr="00AC29E8">
        <w:rPr>
          <w:sz w:val="18"/>
          <w:szCs w:val="18"/>
          <w:lang w:val="en-US"/>
        </w:rPr>
        <w:lastRenderedPageBreak/>
        <w:tab/>
      </w:r>
      <w:r w:rsidRPr="00AC29E8">
        <w:rPr>
          <w:sz w:val="18"/>
          <w:szCs w:val="18"/>
          <w:lang w:val="en-US"/>
        </w:rPr>
        <w:tab/>
        <w:t xml:space="preserve">public LigneFacture getByIdFct(String numFct) </w:t>
      </w:r>
    </w:p>
    <w:p w14:paraId="0C2AA36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deleteLigneFactureByFactureId(String numFct) </w:t>
      </w:r>
    </w:p>
    <w:p w14:paraId="5ACC5EDE"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deleteLigneFactureById(String idLigneFct) </w:t>
      </w:r>
    </w:p>
    <w:p w14:paraId="6D60556B" w14:textId="77777777" w:rsidR="00C673FD" w:rsidRPr="00AC29E8" w:rsidRDefault="00C673FD" w:rsidP="00AC29E8">
      <w:pPr>
        <w:spacing w:before="0" w:after="0"/>
        <w:jc w:val="both"/>
        <w:rPr>
          <w:sz w:val="18"/>
          <w:szCs w:val="18"/>
        </w:rPr>
      </w:pPr>
      <w:r w:rsidRPr="00AC29E8">
        <w:rPr>
          <w:sz w:val="18"/>
          <w:szCs w:val="18"/>
          <w:lang w:val="en-US"/>
        </w:rPr>
        <w:tab/>
      </w:r>
      <w:r w:rsidRPr="00AC29E8">
        <w:rPr>
          <w:sz w:val="18"/>
          <w:szCs w:val="18"/>
          <w:lang w:val="en-US"/>
        </w:rPr>
        <w:tab/>
      </w:r>
      <w:r w:rsidRPr="00AC29E8">
        <w:rPr>
          <w:sz w:val="18"/>
          <w:szCs w:val="18"/>
        </w:rPr>
        <w:t xml:space="preserve">public void insertNewLigneFacture(LigneFacture ligneFacture) </w:t>
      </w:r>
    </w:p>
    <w:p w14:paraId="23B9E3DB"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public void updateLigneFacture(LigneFacture ligneFacture)</w:t>
      </w:r>
    </w:p>
    <w:p w14:paraId="2D67174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66F607DD" w14:textId="77777777" w:rsidR="00C673FD" w:rsidRPr="00AC29E8" w:rsidRDefault="00C673FD" w:rsidP="00791677">
      <w:pPr>
        <w:pStyle w:val="Titre3"/>
        <w:rPr>
          <w:lang w:val="en-US"/>
        </w:rPr>
      </w:pPr>
      <w:r w:rsidRPr="00AC29E8">
        <w:tab/>
      </w:r>
      <w:bookmarkStart w:id="73" w:name="_Toc74822056"/>
      <w:r w:rsidRPr="00AC29E8">
        <w:rPr>
          <w:lang w:val="en-US"/>
        </w:rPr>
        <w:t>File stock\EntreeStockService</w:t>
      </w:r>
      <w:bookmarkEnd w:id="73"/>
    </w:p>
    <w:p w14:paraId="0798A525"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EntreeStockService() </w:t>
      </w:r>
    </w:p>
    <w:p w14:paraId="06043996"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t xml:space="preserve">public void insertNewEntree(String nextValId, Produit produit, LocalDateTime now) </w:t>
      </w:r>
    </w:p>
    <w:p w14:paraId="6B21EB5C" w14:textId="77777777" w:rsidR="00C673FD" w:rsidRPr="00AC29E8" w:rsidRDefault="00C673FD" w:rsidP="00AC29E8">
      <w:pPr>
        <w:spacing w:before="0" w:after="0"/>
        <w:jc w:val="both"/>
        <w:rPr>
          <w:sz w:val="18"/>
          <w:szCs w:val="18"/>
          <w:lang w:val="en-US"/>
        </w:rPr>
      </w:pPr>
      <w:r w:rsidRPr="00AC29E8">
        <w:rPr>
          <w:sz w:val="18"/>
          <w:szCs w:val="18"/>
          <w:lang w:val="en-US"/>
        </w:rPr>
        <w:tab/>
      </w:r>
      <w:r w:rsidRPr="00AC29E8">
        <w:rPr>
          <w:sz w:val="18"/>
          <w:szCs w:val="18"/>
          <w:lang w:val="en-US"/>
        </w:rPr>
        <w:tab/>
      </w:r>
    </w:p>
    <w:p w14:paraId="0F4F0749" w14:textId="77777777" w:rsidR="00C673FD" w:rsidRPr="00AC29E8" w:rsidRDefault="00C673FD" w:rsidP="00791677">
      <w:pPr>
        <w:pStyle w:val="Titre3"/>
      </w:pPr>
      <w:r w:rsidRPr="00AC29E8">
        <w:rPr>
          <w:lang w:val="en-US"/>
        </w:rPr>
        <w:tab/>
      </w:r>
      <w:bookmarkStart w:id="74" w:name="_Toc74822057"/>
      <w:r w:rsidRPr="00AC29E8">
        <w:t>File vente\VenteService</w:t>
      </w:r>
      <w:bookmarkEnd w:id="74"/>
    </w:p>
    <w:p w14:paraId="65D72D7F"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VenteService() </w:t>
      </w:r>
    </w:p>
    <w:p w14:paraId="0AF940E6"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boolean insertNewVente(Vente vente) </w:t>
      </w:r>
    </w:p>
    <w:p w14:paraId="173B7047"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r>
    </w:p>
    <w:p w14:paraId="5E4F1A86" w14:textId="77777777" w:rsidR="00C673FD" w:rsidRPr="00AC29E8" w:rsidRDefault="00C673FD" w:rsidP="00791677">
      <w:pPr>
        <w:pStyle w:val="Titre3"/>
      </w:pPr>
      <w:r w:rsidRPr="00AC29E8">
        <w:tab/>
      </w:r>
      <w:bookmarkStart w:id="75" w:name="_Toc74822058"/>
      <w:r w:rsidRPr="00AC29E8">
        <w:t>File vente\LigneVenteService</w:t>
      </w:r>
      <w:bookmarkEnd w:id="75"/>
    </w:p>
    <w:p w14:paraId="1BB97281"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LigneVenteService() </w:t>
      </w:r>
    </w:p>
    <w:p w14:paraId="346A80F3" w14:textId="77777777"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int compare(LigneVente c1, LigneVente c2) </w:t>
      </w:r>
    </w:p>
    <w:p w14:paraId="35A37A79" w14:textId="70F71678" w:rsidR="00C673FD" w:rsidRPr="00AC29E8" w:rsidRDefault="00C673FD" w:rsidP="00AC29E8">
      <w:pPr>
        <w:spacing w:before="0" w:after="0"/>
        <w:jc w:val="both"/>
        <w:rPr>
          <w:sz w:val="18"/>
          <w:szCs w:val="18"/>
        </w:rPr>
      </w:pPr>
      <w:r w:rsidRPr="00AC29E8">
        <w:rPr>
          <w:sz w:val="18"/>
          <w:szCs w:val="18"/>
        </w:rPr>
        <w:tab/>
      </w:r>
      <w:r w:rsidRPr="00AC29E8">
        <w:rPr>
          <w:sz w:val="18"/>
          <w:szCs w:val="18"/>
        </w:rPr>
        <w:tab/>
        <w:t xml:space="preserve">public void insertNewLigneVente(LigneVente ligneVente) </w:t>
      </w:r>
    </w:p>
    <w:p w14:paraId="5225EA6F" w14:textId="77777777" w:rsidR="0043102B" w:rsidRPr="00AC29E8" w:rsidRDefault="0043102B" w:rsidP="00AC29E8">
      <w:pPr>
        <w:spacing w:before="0" w:after="0"/>
        <w:jc w:val="both"/>
        <w:rPr>
          <w:sz w:val="18"/>
          <w:szCs w:val="18"/>
        </w:rPr>
      </w:pPr>
    </w:p>
    <w:p w14:paraId="4CDD9B70" w14:textId="59D614B9" w:rsidR="004B633E" w:rsidRPr="00AC29E8" w:rsidRDefault="004B633E" w:rsidP="00E41F8F">
      <w:pPr>
        <w:pStyle w:val="Titre1"/>
        <w:numPr>
          <w:ilvl w:val="0"/>
          <w:numId w:val="1"/>
        </w:numPr>
        <w:ind w:left="0" w:firstLine="0"/>
        <w:jc w:val="both"/>
      </w:pPr>
      <w:bookmarkStart w:id="76" w:name="_Toc74822059"/>
      <w:r w:rsidRPr="00AC29E8">
        <w:t>Annexes</w:t>
      </w:r>
      <w:bookmarkEnd w:id="76"/>
    </w:p>
    <w:p w14:paraId="0DE39B26" w14:textId="5EAFD442" w:rsidR="002A023F" w:rsidRPr="00AC29E8" w:rsidRDefault="0043102B" w:rsidP="008A257D">
      <w:pPr>
        <w:pStyle w:val="Titre2"/>
      </w:pPr>
      <w:bookmarkStart w:id="77" w:name="_Toc74822060"/>
      <w:r w:rsidRPr="00AC29E8">
        <w:t>Outils</w:t>
      </w:r>
      <w:bookmarkEnd w:id="77"/>
      <w:r w:rsidRPr="00AC29E8">
        <w:t xml:space="preserve"> </w:t>
      </w:r>
    </w:p>
    <w:p w14:paraId="26E0C4FF" w14:textId="55149A60" w:rsidR="0043102B" w:rsidRPr="00AC29E8" w:rsidRDefault="0043102B" w:rsidP="00AC29E8">
      <w:pPr>
        <w:pStyle w:val="Paragraphedeliste"/>
        <w:numPr>
          <w:ilvl w:val="0"/>
          <w:numId w:val="2"/>
        </w:numPr>
        <w:jc w:val="both"/>
      </w:pPr>
      <w:r w:rsidRPr="00AC29E8">
        <w:t xml:space="preserve">Maven </w:t>
      </w:r>
    </w:p>
    <w:p w14:paraId="1273402D" w14:textId="15390319" w:rsidR="0043102B" w:rsidRPr="00AC29E8" w:rsidRDefault="0043102B" w:rsidP="00AC29E8">
      <w:pPr>
        <w:pStyle w:val="Paragraphedeliste"/>
        <w:numPr>
          <w:ilvl w:val="0"/>
          <w:numId w:val="2"/>
        </w:numPr>
        <w:jc w:val="both"/>
      </w:pPr>
      <w:r w:rsidRPr="00AC29E8">
        <w:t>Javafx</w:t>
      </w:r>
    </w:p>
    <w:p w14:paraId="47389EB0" w14:textId="55C803A1" w:rsidR="0043102B" w:rsidRPr="00AC29E8" w:rsidRDefault="0043102B" w:rsidP="00AC29E8">
      <w:pPr>
        <w:pStyle w:val="Paragraphedeliste"/>
        <w:numPr>
          <w:ilvl w:val="0"/>
          <w:numId w:val="2"/>
        </w:numPr>
        <w:jc w:val="both"/>
      </w:pPr>
      <w:r w:rsidRPr="00AC29E8">
        <w:t xml:space="preserve">SqLite Database 3 </w:t>
      </w:r>
    </w:p>
    <w:p w14:paraId="1D9FACB0" w14:textId="1A6EDA9F" w:rsidR="0043102B" w:rsidRPr="00AC29E8" w:rsidRDefault="0043102B" w:rsidP="008A257D">
      <w:pPr>
        <w:pStyle w:val="Titre2"/>
      </w:pPr>
      <w:bookmarkStart w:id="78" w:name="_Toc74822061"/>
      <w:r w:rsidRPr="00AC29E8">
        <w:t>Environnement de développement</w:t>
      </w:r>
      <w:bookmarkEnd w:id="78"/>
      <w:r w:rsidRPr="00AC29E8">
        <w:t> </w:t>
      </w:r>
    </w:p>
    <w:p w14:paraId="0BF27505" w14:textId="58A335FE" w:rsidR="0043102B" w:rsidRDefault="0043102B" w:rsidP="00AC29E8">
      <w:pPr>
        <w:pStyle w:val="Paragraphedeliste"/>
        <w:numPr>
          <w:ilvl w:val="0"/>
          <w:numId w:val="2"/>
        </w:numPr>
        <w:jc w:val="both"/>
        <w:rPr>
          <w:lang w:val="en-US"/>
        </w:rPr>
      </w:pPr>
      <w:r w:rsidRPr="00AC29E8">
        <w:rPr>
          <w:lang w:val="en-US"/>
        </w:rPr>
        <w:t>Eclipse IDE for Enterprise Java and Web Developers - 2021-03</w:t>
      </w:r>
    </w:p>
    <w:p w14:paraId="085B41E5" w14:textId="1E3D6A5E" w:rsidR="00BB7939" w:rsidRPr="00AC29E8" w:rsidRDefault="00BB7939" w:rsidP="00AC29E8">
      <w:pPr>
        <w:pStyle w:val="Paragraphedeliste"/>
        <w:numPr>
          <w:ilvl w:val="0"/>
          <w:numId w:val="2"/>
        </w:numPr>
        <w:jc w:val="both"/>
        <w:rPr>
          <w:lang w:val="en-US"/>
        </w:rPr>
      </w:pPr>
      <w:r w:rsidRPr="00BB7939">
        <w:rPr>
          <w:lang w:val="en-US"/>
        </w:rPr>
        <w:t>IntelliJ IDEA 2019.2.4 x64</w:t>
      </w:r>
    </w:p>
    <w:p w14:paraId="12DC41DA" w14:textId="7A9C4669" w:rsidR="007D1658" w:rsidRPr="00BB7939" w:rsidRDefault="0043102B" w:rsidP="00BB7939">
      <w:pPr>
        <w:pStyle w:val="Paragraphedeliste"/>
        <w:numPr>
          <w:ilvl w:val="0"/>
          <w:numId w:val="2"/>
        </w:numPr>
        <w:jc w:val="both"/>
        <w:rPr>
          <w:lang w:val="en-US"/>
        </w:rPr>
      </w:pPr>
      <w:r w:rsidRPr="00AC29E8">
        <w:rPr>
          <w:lang w:val="en-US"/>
        </w:rPr>
        <w:t>JavaFx Scene Builder 2.0</w:t>
      </w:r>
    </w:p>
    <w:p w14:paraId="72E6A446" w14:textId="77777777" w:rsidR="0043102B" w:rsidRPr="00AC29E8" w:rsidRDefault="0043102B" w:rsidP="00AC29E8">
      <w:pPr>
        <w:pStyle w:val="Paragraphedeliste"/>
        <w:ind w:left="1065"/>
        <w:jc w:val="both"/>
        <w:rPr>
          <w:lang w:val="en-US"/>
        </w:rPr>
      </w:pPr>
    </w:p>
    <w:sectPr w:rsidR="0043102B" w:rsidRPr="00AC29E8" w:rsidSect="00CB4FE8">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5C2DA" w14:textId="77777777" w:rsidR="00BB0163" w:rsidRDefault="00BB0163" w:rsidP="00A47A65">
      <w:pPr>
        <w:spacing w:before="0" w:after="0" w:line="240" w:lineRule="auto"/>
      </w:pPr>
      <w:r>
        <w:separator/>
      </w:r>
    </w:p>
  </w:endnote>
  <w:endnote w:type="continuationSeparator" w:id="0">
    <w:p w14:paraId="7621CCF6" w14:textId="77777777" w:rsidR="00BB0163" w:rsidRDefault="00BB0163" w:rsidP="00A47A6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07C7A" w14:textId="77777777" w:rsidR="00BB0163" w:rsidRDefault="00BB0163" w:rsidP="00A47A65">
      <w:pPr>
        <w:spacing w:before="0" w:after="0" w:line="240" w:lineRule="auto"/>
      </w:pPr>
      <w:r>
        <w:separator/>
      </w:r>
    </w:p>
  </w:footnote>
  <w:footnote w:type="continuationSeparator" w:id="0">
    <w:p w14:paraId="5D098A86" w14:textId="77777777" w:rsidR="00BB0163" w:rsidRDefault="00BB0163" w:rsidP="00A47A6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03BB" w14:textId="49F3DDB3" w:rsidR="00C1463C" w:rsidRPr="00C1463C" w:rsidRDefault="00C1463C">
    <w:pPr>
      <w:pStyle w:val="En-tte"/>
      <w:rPr>
        <w:lang w:val="de-DE"/>
      </w:rPr>
    </w:pPr>
    <w:r w:rsidRPr="00C1463C">
      <w:rPr>
        <w:lang w:val="de-DE"/>
      </w:rPr>
      <w:t xml:space="preserve">ROLLAND – DE ABREU – LITZLER </w:t>
    </w:r>
    <w:r w:rsidRPr="00C1463C">
      <w:rPr>
        <w:lang w:val="de-DE"/>
      </w:rPr>
      <w:tab/>
    </w:r>
    <w:r w:rsidRPr="00C1463C">
      <w:rPr>
        <w:lang w:val="de-DE"/>
      </w:rPr>
      <w:tab/>
      <w:t>GL52</w:t>
    </w:r>
    <w:r>
      <w:rPr>
        <w:lang w:val="de-DE"/>
      </w:rPr>
      <w:t xml:space="preserve"> – P21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B32E5"/>
    <w:multiLevelType w:val="hybridMultilevel"/>
    <w:tmpl w:val="9722575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185DAD"/>
    <w:multiLevelType w:val="multilevel"/>
    <w:tmpl w:val="26062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0253B"/>
    <w:multiLevelType w:val="hybridMultilevel"/>
    <w:tmpl w:val="F4621AC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C56C8C"/>
    <w:multiLevelType w:val="hybridMultilevel"/>
    <w:tmpl w:val="EBE8A4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2153D4"/>
    <w:multiLevelType w:val="multilevel"/>
    <w:tmpl w:val="5740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D674E"/>
    <w:multiLevelType w:val="hybridMultilevel"/>
    <w:tmpl w:val="3E829574"/>
    <w:lvl w:ilvl="0" w:tplc="7598E34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8730C75"/>
    <w:multiLevelType w:val="multilevel"/>
    <w:tmpl w:val="09E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248D2"/>
    <w:multiLevelType w:val="multilevel"/>
    <w:tmpl w:val="BBB8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51637"/>
    <w:multiLevelType w:val="hybridMultilevel"/>
    <w:tmpl w:val="31AE6A90"/>
    <w:lvl w:ilvl="0" w:tplc="F75C1B36">
      <w:start w:val="1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1D620F"/>
    <w:multiLevelType w:val="hybridMultilevel"/>
    <w:tmpl w:val="E8743F46"/>
    <w:lvl w:ilvl="0" w:tplc="33268C38">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6893F05"/>
    <w:multiLevelType w:val="multilevel"/>
    <w:tmpl w:val="BBD4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85AED"/>
    <w:multiLevelType w:val="multilevel"/>
    <w:tmpl w:val="F9CC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B504E9"/>
    <w:multiLevelType w:val="hybridMultilevel"/>
    <w:tmpl w:val="92DCA44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3C174B7"/>
    <w:multiLevelType w:val="hybridMultilevel"/>
    <w:tmpl w:val="B23ADAAE"/>
    <w:lvl w:ilvl="0" w:tplc="CA48CB52">
      <w:start w:val="10"/>
      <w:numFmt w:val="bullet"/>
      <w:lvlText w:val="-"/>
      <w:lvlJc w:val="left"/>
      <w:pPr>
        <w:ind w:left="1065" w:hanging="360"/>
      </w:pPr>
      <w:rPr>
        <w:rFonts w:ascii="Calibri" w:eastAsiaTheme="minorEastAsia"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num w:numId="1">
    <w:abstractNumId w:val="9"/>
  </w:num>
  <w:num w:numId="2">
    <w:abstractNumId w:val="13"/>
  </w:num>
  <w:num w:numId="3">
    <w:abstractNumId w:val="11"/>
  </w:num>
  <w:num w:numId="4">
    <w:abstractNumId w:val="1"/>
  </w:num>
  <w:num w:numId="5">
    <w:abstractNumId w:val="6"/>
  </w:num>
  <w:num w:numId="6">
    <w:abstractNumId w:val="4"/>
  </w:num>
  <w:num w:numId="7">
    <w:abstractNumId w:val="7"/>
  </w:num>
  <w:num w:numId="8">
    <w:abstractNumId w:val="10"/>
  </w:num>
  <w:num w:numId="9">
    <w:abstractNumId w:val="0"/>
  </w:num>
  <w:num w:numId="10">
    <w:abstractNumId w:val="8"/>
  </w:num>
  <w:num w:numId="11">
    <w:abstractNumId w:val="5"/>
  </w:num>
  <w:num w:numId="12">
    <w:abstractNumId w:val="12"/>
  </w:num>
  <w:num w:numId="13">
    <w:abstractNumId w:val="2"/>
  </w:num>
  <w:num w:numId="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Quentin DE ABREU">
    <w15:presenceInfo w15:providerId="AD" w15:userId="S::quentin.de-abreu@utbm.fr::503da499-e742-4102-91f8-f5d97d0d79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33E"/>
    <w:rsid w:val="000146FF"/>
    <w:rsid w:val="00015A2D"/>
    <w:rsid w:val="000A305C"/>
    <w:rsid w:val="000B02E5"/>
    <w:rsid w:val="000B2386"/>
    <w:rsid w:val="000B4DF1"/>
    <w:rsid w:val="000C4298"/>
    <w:rsid w:val="00103DD9"/>
    <w:rsid w:val="00194407"/>
    <w:rsid w:val="001F295E"/>
    <w:rsid w:val="00235D3F"/>
    <w:rsid w:val="002370C9"/>
    <w:rsid w:val="002725C1"/>
    <w:rsid w:val="002A023F"/>
    <w:rsid w:val="00304026"/>
    <w:rsid w:val="003616B4"/>
    <w:rsid w:val="003E1691"/>
    <w:rsid w:val="0043102B"/>
    <w:rsid w:val="004B633E"/>
    <w:rsid w:val="004C280A"/>
    <w:rsid w:val="004E29ED"/>
    <w:rsid w:val="0050197F"/>
    <w:rsid w:val="00503F48"/>
    <w:rsid w:val="005463C1"/>
    <w:rsid w:val="00562CCB"/>
    <w:rsid w:val="00577BED"/>
    <w:rsid w:val="005833B9"/>
    <w:rsid w:val="005C58E0"/>
    <w:rsid w:val="005C79A4"/>
    <w:rsid w:val="005D39BC"/>
    <w:rsid w:val="006321D1"/>
    <w:rsid w:val="006A59D0"/>
    <w:rsid w:val="006E1667"/>
    <w:rsid w:val="00791677"/>
    <w:rsid w:val="007B11D9"/>
    <w:rsid w:val="007D1658"/>
    <w:rsid w:val="00821B78"/>
    <w:rsid w:val="008721F6"/>
    <w:rsid w:val="008A257D"/>
    <w:rsid w:val="0090232E"/>
    <w:rsid w:val="00950B07"/>
    <w:rsid w:val="0097378F"/>
    <w:rsid w:val="00A47A65"/>
    <w:rsid w:val="00AA40CA"/>
    <w:rsid w:val="00AC29E8"/>
    <w:rsid w:val="00AF3B2A"/>
    <w:rsid w:val="00AF6F9C"/>
    <w:rsid w:val="00BB0163"/>
    <w:rsid w:val="00BB5BA9"/>
    <w:rsid w:val="00BB7939"/>
    <w:rsid w:val="00C1463C"/>
    <w:rsid w:val="00C3382E"/>
    <w:rsid w:val="00C673FD"/>
    <w:rsid w:val="00C85BD8"/>
    <w:rsid w:val="00CB40C7"/>
    <w:rsid w:val="00CB4FE8"/>
    <w:rsid w:val="00D229A9"/>
    <w:rsid w:val="00D305B9"/>
    <w:rsid w:val="00DF6119"/>
    <w:rsid w:val="00E41F8F"/>
    <w:rsid w:val="00EB58B5"/>
    <w:rsid w:val="00EC01F2"/>
    <w:rsid w:val="00EF3F69"/>
    <w:rsid w:val="00F049F1"/>
    <w:rsid w:val="00F1295D"/>
    <w:rsid w:val="00F30CFB"/>
    <w:rsid w:val="00F84077"/>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81BC09"/>
  <w15:chartTrackingRefBased/>
  <w15:docId w15:val="{A99F9A29-9650-40A0-8310-ABDB68D81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F9C"/>
    <w:rPr>
      <w:sz w:val="24"/>
    </w:rPr>
  </w:style>
  <w:style w:type="paragraph" w:styleId="Titre1">
    <w:name w:val="heading 1"/>
    <w:basedOn w:val="Normal"/>
    <w:next w:val="Normal"/>
    <w:link w:val="Titre1Car"/>
    <w:uiPriority w:val="9"/>
    <w:qFormat/>
    <w:rsid w:val="0090232E"/>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8"/>
      <w:szCs w:val="22"/>
    </w:rPr>
  </w:style>
  <w:style w:type="paragraph" w:styleId="Titre2">
    <w:name w:val="heading 2"/>
    <w:basedOn w:val="Normal"/>
    <w:next w:val="Normal"/>
    <w:link w:val="Titre2Car"/>
    <w:uiPriority w:val="9"/>
    <w:unhideWhenUsed/>
    <w:qFormat/>
    <w:rsid w:val="004B633E"/>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4B633E"/>
    <w:pPr>
      <w:pBdr>
        <w:top w:val="single" w:sz="6" w:space="2" w:color="3494BA" w:themeColor="accent1"/>
      </w:pBdr>
      <w:spacing w:before="300" w:after="0"/>
      <w:outlineLvl w:val="2"/>
    </w:pPr>
    <w:rPr>
      <w:caps/>
      <w:color w:val="1A495C" w:themeColor="accent1" w:themeShade="7F"/>
      <w:spacing w:val="15"/>
    </w:rPr>
  </w:style>
  <w:style w:type="paragraph" w:styleId="Titre4">
    <w:name w:val="heading 4"/>
    <w:basedOn w:val="Normal"/>
    <w:next w:val="Normal"/>
    <w:link w:val="Titre4Car"/>
    <w:uiPriority w:val="9"/>
    <w:unhideWhenUsed/>
    <w:qFormat/>
    <w:rsid w:val="004B633E"/>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semiHidden/>
    <w:unhideWhenUsed/>
    <w:qFormat/>
    <w:rsid w:val="004B633E"/>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4B633E"/>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4B633E"/>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4B633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4B633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0232E"/>
    <w:rPr>
      <w:caps/>
      <w:color w:val="FFFFFF" w:themeColor="background1"/>
      <w:spacing w:val="15"/>
      <w:sz w:val="28"/>
      <w:szCs w:val="22"/>
      <w:shd w:val="clear" w:color="auto" w:fill="3494BA" w:themeFill="accent1"/>
    </w:rPr>
  </w:style>
  <w:style w:type="paragraph" w:styleId="Paragraphedeliste">
    <w:name w:val="List Paragraph"/>
    <w:basedOn w:val="Normal"/>
    <w:uiPriority w:val="34"/>
    <w:qFormat/>
    <w:rsid w:val="00D305B9"/>
    <w:pPr>
      <w:ind w:left="720"/>
      <w:contextualSpacing/>
    </w:pPr>
  </w:style>
  <w:style w:type="paragraph" w:styleId="En-ttedetabledesmatires">
    <w:name w:val="TOC Heading"/>
    <w:basedOn w:val="Titre1"/>
    <w:next w:val="Normal"/>
    <w:uiPriority w:val="39"/>
    <w:unhideWhenUsed/>
    <w:qFormat/>
    <w:rsid w:val="004B633E"/>
    <w:pPr>
      <w:outlineLvl w:val="9"/>
    </w:pPr>
  </w:style>
  <w:style w:type="paragraph" w:styleId="Titre">
    <w:name w:val="Title"/>
    <w:basedOn w:val="Normal"/>
    <w:next w:val="Normal"/>
    <w:link w:val="TitreCar"/>
    <w:uiPriority w:val="10"/>
    <w:qFormat/>
    <w:rsid w:val="004B633E"/>
    <w:pPr>
      <w:spacing w:before="0" w:after="0"/>
    </w:pPr>
    <w:rPr>
      <w:rFonts w:asciiTheme="majorHAnsi" w:eastAsiaTheme="majorEastAsia" w:hAnsiTheme="majorHAnsi" w:cstheme="majorBidi"/>
      <w:caps/>
      <w:color w:val="3494BA" w:themeColor="accent1"/>
      <w:spacing w:val="10"/>
      <w:sz w:val="52"/>
      <w:szCs w:val="52"/>
    </w:rPr>
  </w:style>
  <w:style w:type="character" w:customStyle="1" w:styleId="TitreCar">
    <w:name w:val="Titre Car"/>
    <w:basedOn w:val="Policepardfaut"/>
    <w:link w:val="Titre"/>
    <w:uiPriority w:val="10"/>
    <w:rsid w:val="004B633E"/>
    <w:rPr>
      <w:rFonts w:asciiTheme="majorHAnsi" w:eastAsiaTheme="majorEastAsia" w:hAnsiTheme="majorHAnsi" w:cstheme="majorBidi"/>
      <w:caps/>
      <w:color w:val="3494BA" w:themeColor="accent1"/>
      <w:spacing w:val="10"/>
      <w:sz w:val="52"/>
      <w:szCs w:val="52"/>
    </w:rPr>
  </w:style>
  <w:style w:type="character" w:customStyle="1" w:styleId="Titre2Car">
    <w:name w:val="Titre 2 Car"/>
    <w:basedOn w:val="Policepardfaut"/>
    <w:link w:val="Titre2"/>
    <w:uiPriority w:val="9"/>
    <w:rsid w:val="004B633E"/>
    <w:rPr>
      <w:caps/>
      <w:spacing w:val="15"/>
      <w:shd w:val="clear" w:color="auto" w:fill="D4EAF3" w:themeFill="accent1" w:themeFillTint="33"/>
    </w:rPr>
  </w:style>
  <w:style w:type="character" w:customStyle="1" w:styleId="Titre3Car">
    <w:name w:val="Titre 3 Car"/>
    <w:basedOn w:val="Policepardfaut"/>
    <w:link w:val="Titre3"/>
    <w:uiPriority w:val="9"/>
    <w:rsid w:val="004B633E"/>
    <w:rPr>
      <w:caps/>
      <w:color w:val="1A495C" w:themeColor="accent1" w:themeShade="7F"/>
      <w:spacing w:val="15"/>
    </w:rPr>
  </w:style>
  <w:style w:type="character" w:customStyle="1" w:styleId="Titre4Car">
    <w:name w:val="Titre 4 Car"/>
    <w:basedOn w:val="Policepardfaut"/>
    <w:link w:val="Titre4"/>
    <w:uiPriority w:val="9"/>
    <w:rsid w:val="004B633E"/>
    <w:rPr>
      <w:caps/>
      <w:color w:val="276E8B" w:themeColor="accent1" w:themeShade="BF"/>
      <w:spacing w:val="10"/>
    </w:rPr>
  </w:style>
  <w:style w:type="character" w:customStyle="1" w:styleId="Titre5Car">
    <w:name w:val="Titre 5 Car"/>
    <w:basedOn w:val="Policepardfaut"/>
    <w:link w:val="Titre5"/>
    <w:uiPriority w:val="9"/>
    <w:semiHidden/>
    <w:rsid w:val="004B633E"/>
    <w:rPr>
      <w:caps/>
      <w:color w:val="276E8B" w:themeColor="accent1" w:themeShade="BF"/>
      <w:spacing w:val="10"/>
    </w:rPr>
  </w:style>
  <w:style w:type="character" w:customStyle="1" w:styleId="Titre6Car">
    <w:name w:val="Titre 6 Car"/>
    <w:basedOn w:val="Policepardfaut"/>
    <w:link w:val="Titre6"/>
    <w:uiPriority w:val="9"/>
    <w:semiHidden/>
    <w:rsid w:val="004B633E"/>
    <w:rPr>
      <w:caps/>
      <w:color w:val="276E8B" w:themeColor="accent1" w:themeShade="BF"/>
      <w:spacing w:val="10"/>
    </w:rPr>
  </w:style>
  <w:style w:type="character" w:customStyle="1" w:styleId="Titre7Car">
    <w:name w:val="Titre 7 Car"/>
    <w:basedOn w:val="Policepardfaut"/>
    <w:link w:val="Titre7"/>
    <w:uiPriority w:val="9"/>
    <w:semiHidden/>
    <w:rsid w:val="004B633E"/>
    <w:rPr>
      <w:caps/>
      <w:color w:val="276E8B" w:themeColor="accent1" w:themeShade="BF"/>
      <w:spacing w:val="10"/>
    </w:rPr>
  </w:style>
  <w:style w:type="character" w:customStyle="1" w:styleId="Titre8Car">
    <w:name w:val="Titre 8 Car"/>
    <w:basedOn w:val="Policepardfaut"/>
    <w:link w:val="Titre8"/>
    <w:uiPriority w:val="9"/>
    <w:semiHidden/>
    <w:rsid w:val="004B633E"/>
    <w:rPr>
      <w:caps/>
      <w:spacing w:val="10"/>
      <w:sz w:val="18"/>
      <w:szCs w:val="18"/>
    </w:rPr>
  </w:style>
  <w:style w:type="character" w:customStyle="1" w:styleId="Titre9Car">
    <w:name w:val="Titre 9 Car"/>
    <w:basedOn w:val="Policepardfaut"/>
    <w:link w:val="Titre9"/>
    <w:uiPriority w:val="9"/>
    <w:semiHidden/>
    <w:rsid w:val="004B633E"/>
    <w:rPr>
      <w:i/>
      <w:iCs/>
      <w:caps/>
      <w:spacing w:val="10"/>
      <w:sz w:val="18"/>
      <w:szCs w:val="18"/>
    </w:rPr>
  </w:style>
  <w:style w:type="paragraph" w:styleId="Lgende">
    <w:name w:val="caption"/>
    <w:basedOn w:val="Normal"/>
    <w:next w:val="Normal"/>
    <w:uiPriority w:val="35"/>
    <w:unhideWhenUsed/>
    <w:qFormat/>
    <w:rsid w:val="004B633E"/>
    <w:rPr>
      <w:b/>
      <w:bCs/>
      <w:color w:val="276E8B" w:themeColor="accent1" w:themeShade="BF"/>
      <w:sz w:val="16"/>
      <w:szCs w:val="16"/>
    </w:rPr>
  </w:style>
  <w:style w:type="paragraph" w:styleId="Sous-titre">
    <w:name w:val="Subtitle"/>
    <w:basedOn w:val="Normal"/>
    <w:next w:val="Normal"/>
    <w:link w:val="Sous-titreCar"/>
    <w:uiPriority w:val="11"/>
    <w:qFormat/>
    <w:rsid w:val="004B633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4B633E"/>
    <w:rPr>
      <w:caps/>
      <w:color w:val="595959" w:themeColor="text1" w:themeTint="A6"/>
      <w:spacing w:val="10"/>
      <w:sz w:val="21"/>
      <w:szCs w:val="21"/>
    </w:rPr>
  </w:style>
  <w:style w:type="character" w:styleId="lev">
    <w:name w:val="Strong"/>
    <w:uiPriority w:val="22"/>
    <w:qFormat/>
    <w:rsid w:val="004B633E"/>
    <w:rPr>
      <w:b/>
      <w:bCs/>
    </w:rPr>
  </w:style>
  <w:style w:type="character" w:styleId="Accentuation">
    <w:name w:val="Emphasis"/>
    <w:uiPriority w:val="20"/>
    <w:qFormat/>
    <w:rsid w:val="004B633E"/>
    <w:rPr>
      <w:caps/>
      <w:color w:val="1A495C" w:themeColor="accent1" w:themeShade="7F"/>
      <w:spacing w:val="5"/>
    </w:rPr>
  </w:style>
  <w:style w:type="paragraph" w:styleId="Sansinterligne">
    <w:name w:val="No Spacing"/>
    <w:uiPriority w:val="1"/>
    <w:qFormat/>
    <w:rsid w:val="004B633E"/>
    <w:pPr>
      <w:spacing w:after="0" w:line="240" w:lineRule="auto"/>
    </w:pPr>
  </w:style>
  <w:style w:type="paragraph" w:styleId="Citation">
    <w:name w:val="Quote"/>
    <w:basedOn w:val="Normal"/>
    <w:next w:val="Normal"/>
    <w:link w:val="CitationCar"/>
    <w:uiPriority w:val="29"/>
    <w:qFormat/>
    <w:rsid w:val="004B633E"/>
    <w:rPr>
      <w:i/>
      <w:iCs/>
      <w:szCs w:val="24"/>
    </w:rPr>
  </w:style>
  <w:style w:type="character" w:customStyle="1" w:styleId="CitationCar">
    <w:name w:val="Citation Car"/>
    <w:basedOn w:val="Policepardfaut"/>
    <w:link w:val="Citation"/>
    <w:uiPriority w:val="29"/>
    <w:rsid w:val="004B633E"/>
    <w:rPr>
      <w:i/>
      <w:iCs/>
      <w:sz w:val="24"/>
      <w:szCs w:val="24"/>
    </w:rPr>
  </w:style>
  <w:style w:type="paragraph" w:styleId="Citationintense">
    <w:name w:val="Intense Quote"/>
    <w:basedOn w:val="Normal"/>
    <w:next w:val="Normal"/>
    <w:link w:val="CitationintenseCar"/>
    <w:uiPriority w:val="30"/>
    <w:qFormat/>
    <w:rsid w:val="004B633E"/>
    <w:pPr>
      <w:spacing w:before="240" w:after="240" w:line="240" w:lineRule="auto"/>
      <w:ind w:left="1080" w:right="1080"/>
      <w:jc w:val="center"/>
    </w:pPr>
    <w:rPr>
      <w:color w:val="3494BA" w:themeColor="accent1"/>
      <w:szCs w:val="24"/>
    </w:rPr>
  </w:style>
  <w:style w:type="character" w:customStyle="1" w:styleId="CitationintenseCar">
    <w:name w:val="Citation intense Car"/>
    <w:basedOn w:val="Policepardfaut"/>
    <w:link w:val="Citationintense"/>
    <w:uiPriority w:val="30"/>
    <w:rsid w:val="004B633E"/>
    <w:rPr>
      <w:color w:val="3494BA" w:themeColor="accent1"/>
      <w:sz w:val="24"/>
      <w:szCs w:val="24"/>
    </w:rPr>
  </w:style>
  <w:style w:type="character" w:styleId="Accentuationlgre">
    <w:name w:val="Subtle Emphasis"/>
    <w:uiPriority w:val="19"/>
    <w:qFormat/>
    <w:rsid w:val="004B633E"/>
    <w:rPr>
      <w:i/>
      <w:iCs/>
      <w:color w:val="1A495C" w:themeColor="accent1" w:themeShade="7F"/>
    </w:rPr>
  </w:style>
  <w:style w:type="character" w:styleId="Accentuationintense">
    <w:name w:val="Intense Emphasis"/>
    <w:uiPriority w:val="21"/>
    <w:qFormat/>
    <w:rsid w:val="004B633E"/>
    <w:rPr>
      <w:b/>
      <w:bCs/>
      <w:caps/>
      <w:color w:val="1A495C" w:themeColor="accent1" w:themeShade="7F"/>
      <w:spacing w:val="10"/>
    </w:rPr>
  </w:style>
  <w:style w:type="character" w:styleId="Rfrencelgre">
    <w:name w:val="Subtle Reference"/>
    <w:uiPriority w:val="31"/>
    <w:qFormat/>
    <w:rsid w:val="004B633E"/>
    <w:rPr>
      <w:b/>
      <w:bCs/>
      <w:color w:val="3494BA" w:themeColor="accent1"/>
    </w:rPr>
  </w:style>
  <w:style w:type="character" w:styleId="Rfrenceintense">
    <w:name w:val="Intense Reference"/>
    <w:uiPriority w:val="32"/>
    <w:qFormat/>
    <w:rsid w:val="004B633E"/>
    <w:rPr>
      <w:b/>
      <w:bCs/>
      <w:i/>
      <w:iCs/>
      <w:caps/>
      <w:color w:val="3494BA" w:themeColor="accent1"/>
    </w:rPr>
  </w:style>
  <w:style w:type="character" w:styleId="Titredulivre">
    <w:name w:val="Book Title"/>
    <w:uiPriority w:val="33"/>
    <w:qFormat/>
    <w:rsid w:val="004B633E"/>
    <w:rPr>
      <w:b/>
      <w:bCs/>
      <w:i/>
      <w:iCs/>
      <w:spacing w:val="0"/>
    </w:rPr>
  </w:style>
  <w:style w:type="paragraph" w:styleId="TM1">
    <w:name w:val="toc 1"/>
    <w:basedOn w:val="Normal"/>
    <w:next w:val="Normal"/>
    <w:autoRedefine/>
    <w:uiPriority w:val="39"/>
    <w:unhideWhenUsed/>
    <w:rsid w:val="004B633E"/>
    <w:pPr>
      <w:spacing w:after="100"/>
    </w:pPr>
  </w:style>
  <w:style w:type="paragraph" w:styleId="TM2">
    <w:name w:val="toc 2"/>
    <w:basedOn w:val="Normal"/>
    <w:next w:val="Normal"/>
    <w:autoRedefine/>
    <w:uiPriority w:val="39"/>
    <w:unhideWhenUsed/>
    <w:rsid w:val="004B633E"/>
    <w:pPr>
      <w:spacing w:after="100"/>
      <w:ind w:left="200"/>
    </w:pPr>
  </w:style>
  <w:style w:type="character" w:styleId="Lienhypertexte">
    <w:name w:val="Hyperlink"/>
    <w:basedOn w:val="Policepardfaut"/>
    <w:uiPriority w:val="99"/>
    <w:unhideWhenUsed/>
    <w:rsid w:val="004B633E"/>
    <w:rPr>
      <w:color w:val="6B9F25" w:themeColor="hyperlink"/>
      <w:u w:val="single"/>
    </w:rPr>
  </w:style>
  <w:style w:type="paragraph" w:styleId="NormalWeb">
    <w:name w:val="Normal (Web)"/>
    <w:basedOn w:val="Normal"/>
    <w:uiPriority w:val="99"/>
    <w:semiHidden/>
    <w:unhideWhenUsed/>
    <w:rsid w:val="00AC29E8"/>
    <w:pPr>
      <w:spacing w:beforeAutospacing="1" w:after="100" w:afterAutospacing="1" w:line="240" w:lineRule="auto"/>
    </w:pPr>
    <w:rPr>
      <w:rFonts w:ascii="Times New Roman" w:eastAsia="Times New Roman" w:hAnsi="Times New Roman" w:cs="Times New Roman"/>
      <w:szCs w:val="24"/>
      <w:lang w:eastAsia="fr-FR"/>
    </w:rPr>
  </w:style>
  <w:style w:type="character" w:customStyle="1" w:styleId="apple-tab-span">
    <w:name w:val="apple-tab-span"/>
    <w:basedOn w:val="Policepardfaut"/>
    <w:rsid w:val="00AC29E8"/>
  </w:style>
  <w:style w:type="paragraph" w:styleId="En-tte">
    <w:name w:val="header"/>
    <w:basedOn w:val="Normal"/>
    <w:link w:val="En-tteCar"/>
    <w:uiPriority w:val="99"/>
    <w:unhideWhenUsed/>
    <w:rsid w:val="00A47A65"/>
    <w:pPr>
      <w:tabs>
        <w:tab w:val="center" w:pos="4513"/>
        <w:tab w:val="right" w:pos="9026"/>
      </w:tabs>
      <w:spacing w:before="0" w:after="0" w:line="240" w:lineRule="auto"/>
    </w:pPr>
  </w:style>
  <w:style w:type="character" w:customStyle="1" w:styleId="En-tteCar">
    <w:name w:val="En-tête Car"/>
    <w:basedOn w:val="Policepardfaut"/>
    <w:link w:val="En-tte"/>
    <w:uiPriority w:val="99"/>
    <w:rsid w:val="00A47A65"/>
    <w:rPr>
      <w:sz w:val="24"/>
    </w:rPr>
  </w:style>
  <w:style w:type="paragraph" w:styleId="Pieddepage">
    <w:name w:val="footer"/>
    <w:basedOn w:val="Normal"/>
    <w:link w:val="PieddepageCar"/>
    <w:uiPriority w:val="99"/>
    <w:unhideWhenUsed/>
    <w:rsid w:val="00A47A65"/>
    <w:pPr>
      <w:tabs>
        <w:tab w:val="center" w:pos="4513"/>
        <w:tab w:val="right" w:pos="9026"/>
      </w:tabs>
      <w:spacing w:before="0" w:after="0" w:line="240" w:lineRule="auto"/>
    </w:pPr>
  </w:style>
  <w:style w:type="character" w:customStyle="1" w:styleId="PieddepageCar">
    <w:name w:val="Pied de page Car"/>
    <w:basedOn w:val="Policepardfaut"/>
    <w:link w:val="Pieddepage"/>
    <w:uiPriority w:val="99"/>
    <w:rsid w:val="00A47A65"/>
    <w:rPr>
      <w:sz w:val="24"/>
    </w:rPr>
  </w:style>
  <w:style w:type="paragraph" w:styleId="TM3">
    <w:name w:val="toc 3"/>
    <w:basedOn w:val="Normal"/>
    <w:next w:val="Normal"/>
    <w:autoRedefine/>
    <w:uiPriority w:val="39"/>
    <w:unhideWhenUsed/>
    <w:rsid w:val="003616B4"/>
    <w:pPr>
      <w:spacing w:after="100"/>
      <w:ind w:left="480"/>
    </w:pPr>
  </w:style>
  <w:style w:type="character" w:styleId="Mentionnonrsolue">
    <w:name w:val="Unresolved Mention"/>
    <w:basedOn w:val="Policepardfaut"/>
    <w:uiPriority w:val="99"/>
    <w:semiHidden/>
    <w:unhideWhenUsed/>
    <w:rsid w:val="00103DD9"/>
    <w:rPr>
      <w:color w:val="605E5C"/>
      <w:shd w:val="clear" w:color="auto" w:fill="E1DFDD"/>
    </w:rPr>
  </w:style>
  <w:style w:type="paragraph" w:styleId="Rvision">
    <w:name w:val="Revision"/>
    <w:hidden/>
    <w:uiPriority w:val="99"/>
    <w:semiHidden/>
    <w:rsid w:val="00D229A9"/>
    <w:pPr>
      <w:spacing w:before="0"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86242">
      <w:bodyDiv w:val="1"/>
      <w:marLeft w:val="0"/>
      <w:marRight w:val="0"/>
      <w:marTop w:val="0"/>
      <w:marBottom w:val="0"/>
      <w:divBdr>
        <w:top w:val="none" w:sz="0" w:space="0" w:color="auto"/>
        <w:left w:val="none" w:sz="0" w:space="0" w:color="auto"/>
        <w:bottom w:val="none" w:sz="0" w:space="0" w:color="auto"/>
        <w:right w:val="none" w:sz="0" w:space="0" w:color="auto"/>
      </w:divBdr>
    </w:div>
    <w:div w:id="604852541">
      <w:bodyDiv w:val="1"/>
      <w:marLeft w:val="0"/>
      <w:marRight w:val="0"/>
      <w:marTop w:val="0"/>
      <w:marBottom w:val="0"/>
      <w:divBdr>
        <w:top w:val="none" w:sz="0" w:space="0" w:color="auto"/>
        <w:left w:val="none" w:sz="0" w:space="0" w:color="auto"/>
        <w:bottom w:val="none" w:sz="0" w:space="0" w:color="auto"/>
        <w:right w:val="none" w:sz="0" w:space="0" w:color="auto"/>
      </w:divBdr>
    </w:div>
    <w:div w:id="969479007">
      <w:bodyDiv w:val="1"/>
      <w:marLeft w:val="0"/>
      <w:marRight w:val="0"/>
      <w:marTop w:val="0"/>
      <w:marBottom w:val="0"/>
      <w:divBdr>
        <w:top w:val="none" w:sz="0" w:space="0" w:color="auto"/>
        <w:left w:val="none" w:sz="0" w:space="0" w:color="auto"/>
        <w:bottom w:val="none" w:sz="0" w:space="0" w:color="auto"/>
        <w:right w:val="none" w:sz="0" w:space="0" w:color="auto"/>
      </w:divBdr>
    </w:div>
    <w:div w:id="1011680266">
      <w:bodyDiv w:val="1"/>
      <w:marLeft w:val="0"/>
      <w:marRight w:val="0"/>
      <w:marTop w:val="0"/>
      <w:marBottom w:val="0"/>
      <w:divBdr>
        <w:top w:val="none" w:sz="0" w:space="0" w:color="auto"/>
        <w:left w:val="none" w:sz="0" w:space="0" w:color="auto"/>
        <w:bottom w:val="none" w:sz="0" w:space="0" w:color="auto"/>
        <w:right w:val="none" w:sz="0" w:space="0" w:color="auto"/>
      </w:divBdr>
    </w:div>
    <w:div w:id="1730182869">
      <w:bodyDiv w:val="1"/>
      <w:marLeft w:val="0"/>
      <w:marRight w:val="0"/>
      <w:marTop w:val="0"/>
      <w:marBottom w:val="0"/>
      <w:divBdr>
        <w:top w:val="none" w:sz="0" w:space="0" w:color="auto"/>
        <w:left w:val="none" w:sz="0" w:space="0" w:color="auto"/>
        <w:bottom w:val="none" w:sz="0" w:space="0" w:color="auto"/>
        <w:right w:val="none" w:sz="0" w:space="0" w:color="auto"/>
      </w:divBdr>
    </w:div>
    <w:div w:id="1817183986">
      <w:bodyDiv w:val="1"/>
      <w:marLeft w:val="0"/>
      <w:marRight w:val="0"/>
      <w:marTop w:val="0"/>
      <w:marBottom w:val="0"/>
      <w:divBdr>
        <w:top w:val="none" w:sz="0" w:space="0" w:color="auto"/>
        <w:left w:val="none" w:sz="0" w:space="0" w:color="auto"/>
        <w:bottom w:val="none" w:sz="0" w:space="0" w:color="auto"/>
        <w:right w:val="none" w:sz="0" w:space="0" w:color="auto"/>
      </w:divBdr>
    </w:div>
    <w:div w:id="1852447516">
      <w:bodyDiv w:val="1"/>
      <w:marLeft w:val="0"/>
      <w:marRight w:val="0"/>
      <w:marTop w:val="0"/>
      <w:marBottom w:val="0"/>
      <w:divBdr>
        <w:top w:val="none" w:sz="0" w:space="0" w:color="auto"/>
        <w:left w:val="none" w:sz="0" w:space="0" w:color="auto"/>
        <w:bottom w:val="none" w:sz="0" w:space="0" w:color="auto"/>
        <w:right w:val="none" w:sz="0" w:space="0" w:color="auto"/>
      </w:divBdr>
    </w:div>
    <w:div w:id="1998071136">
      <w:bodyDiv w:val="1"/>
      <w:marLeft w:val="0"/>
      <w:marRight w:val="0"/>
      <w:marTop w:val="0"/>
      <w:marBottom w:val="0"/>
      <w:divBdr>
        <w:top w:val="none" w:sz="0" w:space="0" w:color="auto"/>
        <w:left w:val="none" w:sz="0" w:space="0" w:color="auto"/>
        <w:bottom w:val="none" w:sz="0" w:space="0" w:color="auto"/>
        <w:right w:val="none" w:sz="0" w:space="0" w:color="auto"/>
      </w:divBdr>
    </w:div>
    <w:div w:id="212831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fr.wikipedia.org/wiki/Base_de_donn%C3%A9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gif"/><Relationship Id="rId29" Type="http://schemas.openxmlformats.org/officeDocument/2006/relationships/hyperlink" Target="https://docs.oracle.com/javase/8/javafx/api/toc.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r.wikipedia.org/wiki/Syst%C3%A8me_embarqu%C3%A9"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r.wikipedia.org/wiki/Octet" TargetMode="External"/><Relationship Id="rId27" Type="http://schemas.openxmlformats.org/officeDocument/2006/relationships/image" Target="media/image16.png"/><Relationship Id="rId30" Type="http://schemas.openxmlformats.org/officeDocument/2006/relationships/hyperlink" Target="https://mvnrepository.com/"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BE354-36D1-4281-9127-3FEB32FF2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39</Pages>
  <Words>4862</Words>
  <Characters>26741</Characters>
  <Application>Microsoft Office Word</Application>
  <DocSecurity>0</DocSecurity>
  <Lines>222</Lines>
  <Paragraphs>63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Litzler</dc:creator>
  <cp:keywords/>
  <dc:description/>
  <cp:lastModifiedBy>Quentin DE ABREU</cp:lastModifiedBy>
  <cp:revision>44</cp:revision>
  <dcterms:created xsi:type="dcterms:W3CDTF">2021-06-15T14:31:00Z</dcterms:created>
  <dcterms:modified xsi:type="dcterms:W3CDTF">2021-06-17T12:57:00Z</dcterms:modified>
</cp:coreProperties>
</file>